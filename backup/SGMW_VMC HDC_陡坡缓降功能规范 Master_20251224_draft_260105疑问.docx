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186A5B63"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Pr>
          <w:rFonts w:cstheme="minorBidi" w:hint="eastAsia"/>
          <w:sz w:val="22"/>
        </w:rPr>
        <w:t>HDC</w:t>
      </w:r>
      <w:r w:rsidR="0069098B">
        <w:rPr>
          <w:rFonts w:ascii="Arial" w:eastAsiaTheme="minorEastAsia" w:hAnsi="Arial" w:cs="Arial" w:hint="eastAsia"/>
        </w:rPr>
        <w:t xml:space="preserve"> </w:t>
      </w:r>
      <w:r w:rsidR="00A5713F">
        <w:rPr>
          <w:rFonts w:ascii="Arial" w:eastAsiaTheme="minorEastAsia" w:hAnsi="Arial" w:cs="Arial" w:hint="eastAsia"/>
        </w:rPr>
        <w:t>陡坡缓降</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yyyy</w:t>
      </w:r>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3801E43B" w14:textId="3B4C97F6" w:rsidR="00E00422" w:rsidRPr="00E00422" w:rsidRDefault="00E00422" w:rsidP="00E00422">
      <w:pPr>
        <w:ind w:firstLineChars="400" w:firstLine="880"/>
        <w:rPr>
          <w:rFonts w:cstheme="minorBidi"/>
          <w:sz w:val="22"/>
        </w:rPr>
      </w:pPr>
      <w:r w:rsidRPr="00E00422">
        <w:rPr>
          <w:rFonts w:cstheme="minorBidi" w:hint="eastAsia"/>
          <w:sz w:val="22"/>
        </w:rPr>
        <w:t>陡坡缓降（</w:t>
      </w:r>
      <w:r w:rsidRPr="00E00422">
        <w:rPr>
          <w:rFonts w:cstheme="minorBidi" w:hint="eastAsia"/>
          <w:sz w:val="22"/>
        </w:rPr>
        <w:t xml:space="preserve">Hill Descent Control </w:t>
      </w:r>
      <w:r w:rsidRPr="00E00422">
        <w:rPr>
          <w:rFonts w:cstheme="minorBidi" w:hint="eastAsia"/>
          <w:sz w:val="22"/>
        </w:rPr>
        <w:t>简称</w:t>
      </w:r>
      <w:r w:rsidRPr="00E00422">
        <w:rPr>
          <w:rFonts w:cstheme="minorBidi" w:hint="eastAsia"/>
          <w:sz w:val="22"/>
        </w:rPr>
        <w:t>HDC</w:t>
      </w:r>
      <w:r w:rsidRPr="00E00422">
        <w:rPr>
          <w:rFonts w:cstheme="minorBidi" w:hint="eastAsia"/>
          <w:sz w:val="22"/>
        </w:rPr>
        <w:t>），它是一项改善汽车驾驶舒适性的功能，其功</w:t>
      </w:r>
    </w:p>
    <w:p w14:paraId="3B9D802E" w14:textId="77777777" w:rsidR="00E00422" w:rsidRPr="00E00422" w:rsidRDefault="00E00422" w:rsidP="00E00422">
      <w:pPr>
        <w:ind w:firstLine="440"/>
        <w:rPr>
          <w:rFonts w:cstheme="minorBidi"/>
          <w:sz w:val="22"/>
        </w:rPr>
      </w:pPr>
      <w:r w:rsidRPr="00E00422">
        <w:rPr>
          <w:rFonts w:cstheme="minorBidi" w:hint="eastAsia"/>
          <w:sz w:val="22"/>
        </w:rPr>
        <w:t>能需要通过操作按钮来打开和关闭，同时仪表上会有指示灯对于</w:t>
      </w:r>
      <w:r w:rsidRPr="00E00422">
        <w:rPr>
          <w:rFonts w:cstheme="minorBidi" w:hint="eastAsia"/>
          <w:sz w:val="22"/>
        </w:rPr>
        <w:t xml:space="preserve">HDC </w:t>
      </w:r>
      <w:r w:rsidRPr="00E00422">
        <w:rPr>
          <w:rFonts w:cstheme="minorBidi" w:hint="eastAsia"/>
          <w:sz w:val="22"/>
        </w:rPr>
        <w:t>状态进行指示。车辆在</w:t>
      </w:r>
    </w:p>
    <w:p w14:paraId="3629783C" w14:textId="416129A7" w:rsidR="000778C3" w:rsidRDefault="00E00422" w:rsidP="002B61D8">
      <w:pPr>
        <w:ind w:left="438" w:firstLineChars="0" w:firstLine="0"/>
        <w:rPr>
          <w:rFonts w:cstheme="minorBidi"/>
          <w:sz w:val="22"/>
        </w:rPr>
      </w:pPr>
      <w:r w:rsidRPr="00E00422">
        <w:rPr>
          <w:rFonts w:cstheme="minorBidi" w:hint="eastAsia"/>
          <w:sz w:val="22"/>
        </w:rPr>
        <w:t>下坡时，当该功能被打开后，</w:t>
      </w:r>
      <w:r w:rsidRPr="00E00422">
        <w:rPr>
          <w:rFonts w:cstheme="minorBidi" w:hint="eastAsia"/>
          <w:sz w:val="22"/>
        </w:rPr>
        <w:t xml:space="preserve">HDC </w:t>
      </w:r>
      <w:r w:rsidRPr="00E00422">
        <w:rPr>
          <w:rFonts w:cstheme="minorBidi" w:hint="eastAsia"/>
          <w:sz w:val="22"/>
        </w:rPr>
        <w:t>根据驾驶员的车速要求，通过</w:t>
      </w:r>
      <w:r>
        <w:rPr>
          <w:rFonts w:cstheme="minorBidi" w:hint="eastAsia"/>
          <w:sz w:val="22"/>
        </w:rPr>
        <w:t>制动</w:t>
      </w:r>
      <w:r w:rsidR="00103AD5">
        <w:rPr>
          <w:rFonts w:cstheme="minorBidi" w:hint="eastAsia"/>
          <w:sz w:val="22"/>
        </w:rPr>
        <w:t>方式（</w:t>
      </w:r>
      <w:r w:rsidR="00F043B6">
        <w:rPr>
          <w:rFonts w:cstheme="minorBidi" w:hint="eastAsia"/>
          <w:sz w:val="22"/>
        </w:rPr>
        <w:t>机械制动</w:t>
      </w:r>
      <w:r w:rsidR="00F043B6">
        <w:rPr>
          <w:rFonts w:cstheme="minorBidi" w:hint="eastAsia"/>
          <w:sz w:val="22"/>
        </w:rPr>
        <w:t>/</w:t>
      </w:r>
      <w:r w:rsidR="00F043B6">
        <w:rPr>
          <w:rFonts w:cstheme="minorBidi" w:hint="eastAsia"/>
          <w:sz w:val="22"/>
        </w:rPr>
        <w:t>电制动），</w:t>
      </w:r>
      <w:r w:rsidRPr="00E00422">
        <w:rPr>
          <w:rFonts w:cstheme="minorBidi" w:hint="eastAsia"/>
          <w:sz w:val="22"/>
        </w:rPr>
        <w:t>按照驾驶员的要求对车速进行控制。在任何时候驾驶员可以通过刹车或者油门来直接控制车速。</w:t>
      </w:r>
    </w:p>
    <w:p w14:paraId="06E18338" w14:textId="77777777" w:rsidR="00C751FB" w:rsidRDefault="00C751FB" w:rsidP="000778C3">
      <w:pPr>
        <w:ind w:left="420" w:firstLineChars="8" w:firstLine="18"/>
        <w:rPr>
          <w:rFonts w:cstheme="minorBidi"/>
          <w:sz w:val="22"/>
        </w:rPr>
      </w:pPr>
    </w:p>
    <w:p w14:paraId="5C79F92C" w14:textId="27269380" w:rsidR="00E00422" w:rsidRPr="00E00422" w:rsidRDefault="00E00422" w:rsidP="000778C3">
      <w:pPr>
        <w:ind w:left="420" w:firstLineChars="8" w:firstLine="18"/>
        <w:rPr>
          <w:rFonts w:cstheme="minorBidi"/>
          <w:sz w:val="22"/>
        </w:rPr>
      </w:pPr>
      <w:r w:rsidRPr="0020474E">
        <w:rPr>
          <w:rFonts w:cstheme="minorBidi" w:hint="eastAsia"/>
          <w:sz w:val="22"/>
        </w:rPr>
        <w:t>此功能在对车辆进行制动控制过程中，仪表会有相应的指示灯闪烁，并且制动尾灯点亮。该功能适用的最低工作车速，</w:t>
      </w:r>
      <w:r w:rsidRPr="0020474E">
        <w:rPr>
          <w:rFonts w:cstheme="minorBidi" w:hint="eastAsia"/>
          <w:sz w:val="22"/>
        </w:rPr>
        <w:t xml:space="preserve">D </w:t>
      </w:r>
      <w:r w:rsidRPr="0020474E">
        <w:rPr>
          <w:rFonts w:cstheme="minorBidi" w:hint="eastAsia"/>
          <w:sz w:val="22"/>
        </w:rPr>
        <w:t>挡</w:t>
      </w:r>
      <w:r w:rsidRPr="0020474E">
        <w:rPr>
          <w:rFonts w:cstheme="minorBidi" w:hint="eastAsia"/>
          <w:sz w:val="22"/>
        </w:rPr>
        <w:t xml:space="preserve">/N </w:t>
      </w:r>
      <w:r w:rsidRPr="0020474E">
        <w:rPr>
          <w:rFonts w:cstheme="minorBidi" w:hint="eastAsia"/>
          <w:sz w:val="22"/>
        </w:rPr>
        <w:t>挡时为</w:t>
      </w:r>
      <w:r w:rsidRPr="0020474E">
        <w:rPr>
          <w:rFonts w:cstheme="minorBidi" w:hint="eastAsia"/>
          <w:sz w:val="22"/>
        </w:rPr>
        <w:t>8kph</w:t>
      </w:r>
      <w:r w:rsidRPr="0020474E">
        <w:rPr>
          <w:rFonts w:cstheme="minorBidi" w:hint="eastAsia"/>
          <w:sz w:val="22"/>
        </w:rPr>
        <w:t>，</w:t>
      </w:r>
      <w:r w:rsidRPr="0020474E">
        <w:rPr>
          <w:rFonts w:cstheme="minorBidi" w:hint="eastAsia"/>
          <w:sz w:val="22"/>
        </w:rPr>
        <w:t xml:space="preserve">R </w:t>
      </w:r>
      <w:r w:rsidRPr="0020474E">
        <w:rPr>
          <w:rFonts w:cstheme="minorBidi" w:hint="eastAsia"/>
          <w:sz w:val="22"/>
        </w:rPr>
        <w:t>挡时为</w:t>
      </w:r>
      <w:r w:rsidRPr="0020474E">
        <w:rPr>
          <w:rFonts w:cstheme="minorBidi" w:hint="eastAsia"/>
          <w:sz w:val="22"/>
        </w:rPr>
        <w:t>6kph</w:t>
      </w:r>
      <w:r w:rsidRPr="0020474E">
        <w:rPr>
          <w:rFonts w:cstheme="minorBidi" w:hint="eastAsia"/>
          <w:sz w:val="22"/>
        </w:rPr>
        <w:t>，最高车速为</w:t>
      </w:r>
      <w:r w:rsidRPr="0020474E">
        <w:rPr>
          <w:rFonts w:cstheme="minorBidi" w:hint="eastAsia"/>
          <w:sz w:val="22"/>
        </w:rPr>
        <w:t>35kph</w:t>
      </w:r>
      <w:r w:rsidR="00CA507B" w:rsidRPr="0020474E">
        <w:rPr>
          <w:rFonts w:cstheme="minorBidi" w:hint="eastAsia"/>
          <w:sz w:val="22"/>
        </w:rPr>
        <w:t>。</w:t>
      </w:r>
    </w:p>
    <w:p w14:paraId="38B832EF" w14:textId="77777777" w:rsidR="00C751FB" w:rsidRPr="007A636D" w:rsidRDefault="00C751FB" w:rsidP="004A2169">
      <w:pPr>
        <w:ind w:left="420" w:firstLineChars="8" w:firstLine="18"/>
        <w:rPr>
          <w:rFonts w:cstheme="minorBidi"/>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3474EEFA" w:rsidR="007D2EF4" w:rsidRDefault="00A21E78" w:rsidP="00553CB0">
      <w:pPr>
        <w:ind w:firstLine="440"/>
        <w:rPr>
          <w:rFonts w:cstheme="minorBidi"/>
          <w:sz w:val="22"/>
        </w:rPr>
      </w:pPr>
      <w:r>
        <w:rPr>
          <w:rFonts w:cstheme="minorBidi" w:hint="eastAsia"/>
          <w:sz w:val="22"/>
        </w:rPr>
        <w:lastRenderedPageBreak/>
        <w:t>VMC</w:t>
      </w:r>
      <w:r w:rsidR="00D97B80">
        <w:rPr>
          <w:rFonts w:cstheme="minorBidi" w:hint="eastAsia"/>
          <w:sz w:val="22"/>
        </w:rPr>
        <w:t>的</w:t>
      </w:r>
      <w:r w:rsidR="003B4F48">
        <w:rPr>
          <w:rFonts w:cstheme="minorBidi" w:hint="eastAsia"/>
          <w:sz w:val="22"/>
        </w:rPr>
        <w:t>HDC</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主要通过制动</w:t>
      </w:r>
      <w:r w:rsidR="00412841">
        <w:rPr>
          <w:rFonts w:cstheme="minorBidi" w:hint="eastAsia"/>
          <w:sz w:val="22"/>
        </w:rPr>
        <w:t>（传统制动和电制动可选）</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5DCD5B5B" w14:textId="3D70C90D" w:rsidR="008A5733"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5E4639">
        <w:rPr>
          <w:rFonts w:cstheme="minorBidi" w:hint="eastAsia"/>
          <w:b/>
          <w:bCs/>
          <w:sz w:val="22"/>
        </w:rPr>
        <w:t>电制动可选</w:t>
      </w:r>
      <w:r w:rsidR="008A5733" w:rsidRPr="00EB2BEE">
        <w:rPr>
          <w:rFonts w:cstheme="minorBidi" w:hint="eastAsia"/>
          <w:b/>
          <w:bCs/>
          <w:sz w:val="22"/>
        </w:rPr>
        <w:t>）</w:t>
      </w:r>
      <w:r w:rsidR="00EB2BEE">
        <w:rPr>
          <w:rFonts w:cstheme="minorBidi" w:hint="eastAsia"/>
          <w:sz w:val="22"/>
        </w:rPr>
        <w:t>：</w:t>
      </w:r>
      <w:r w:rsidR="009F2D63">
        <w:rPr>
          <w:rFonts w:cstheme="minorBidi" w:hint="eastAsia"/>
          <w:sz w:val="22"/>
        </w:rPr>
        <w:t xml:space="preserve">HDC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EB5019">
        <w:rPr>
          <w:rFonts w:cstheme="minorBidi" w:hint="eastAsia"/>
          <w:sz w:val="22"/>
        </w:rPr>
        <w:t>VMC</w:t>
      </w:r>
      <w:r w:rsidR="005D1000">
        <w:rPr>
          <w:rFonts w:cstheme="minorBidi" w:hint="eastAsia"/>
          <w:sz w:val="22"/>
        </w:rPr>
        <w:t>会</w:t>
      </w:r>
      <w:r w:rsidR="00912686">
        <w:rPr>
          <w:rFonts w:cstheme="minorBidi" w:hint="eastAsia"/>
          <w:sz w:val="22"/>
        </w:rPr>
        <w:t>与</w:t>
      </w:r>
      <w:r w:rsidR="005D1000">
        <w:rPr>
          <w:rFonts w:cstheme="minorBidi" w:hint="eastAsia"/>
          <w:sz w:val="22"/>
        </w:rPr>
        <w:t>VCU</w:t>
      </w:r>
      <w:r w:rsidR="005D1000">
        <w:rPr>
          <w:rFonts w:cstheme="minorBidi" w:hint="eastAsia"/>
          <w:sz w:val="22"/>
        </w:rPr>
        <w:t>建立握手，</w:t>
      </w:r>
      <w:r w:rsidR="008A5733" w:rsidRPr="00313C66">
        <w:rPr>
          <w:rFonts w:cstheme="minorBidi" w:hint="eastAsia"/>
          <w:sz w:val="22"/>
        </w:rPr>
        <w:t>VMC</w:t>
      </w:r>
      <w:r>
        <w:rPr>
          <w:rFonts w:cstheme="minorBidi" w:hint="eastAsia"/>
          <w:sz w:val="22"/>
        </w:rPr>
        <w:t>请求电制动</w:t>
      </w:r>
      <w:r w:rsidR="008A5733" w:rsidRPr="00313C66">
        <w:rPr>
          <w:rFonts w:cstheme="minorBidi" w:hint="eastAsia"/>
          <w:sz w:val="22"/>
        </w:rPr>
        <w:t>扭矩</w:t>
      </w:r>
      <w:r w:rsidR="005E4639">
        <w:rPr>
          <w:rFonts w:cstheme="minorBidi" w:hint="eastAsia"/>
          <w:sz w:val="22"/>
        </w:rPr>
        <w:t>发</w:t>
      </w:r>
      <w:r w:rsidR="00CE6F09">
        <w:rPr>
          <w:rFonts w:cstheme="minorBidi" w:hint="eastAsia"/>
          <w:sz w:val="22"/>
        </w:rPr>
        <w:t>给</w:t>
      </w:r>
      <w:commentRangeStart w:id="48"/>
      <w:commentRangeStart w:id="49"/>
      <w:commentRangeStart w:id="50"/>
      <w:commentRangeStart w:id="51"/>
      <w:r w:rsidR="00CE6F09">
        <w:rPr>
          <w:rFonts w:cstheme="minorBidi" w:hint="eastAsia"/>
          <w:sz w:val="22"/>
        </w:rPr>
        <w:t>VCU</w:t>
      </w:r>
      <w:commentRangeEnd w:id="48"/>
      <w:r w:rsidR="00F60C0B">
        <w:rPr>
          <w:rStyle w:val="affff4"/>
          <w:rFonts w:cstheme="minorBidi"/>
          <w:sz w:val="22"/>
          <w:szCs w:val="22"/>
        </w:rPr>
        <w:commentReference w:id="48"/>
      </w:r>
      <w:commentRangeEnd w:id="49"/>
      <w:r w:rsidR="00CB3877">
        <w:rPr>
          <w:rStyle w:val="affff4"/>
          <w:rFonts w:cstheme="minorBidi"/>
          <w:sz w:val="22"/>
          <w:szCs w:val="22"/>
        </w:rPr>
        <w:commentReference w:id="49"/>
      </w:r>
      <w:commentRangeEnd w:id="50"/>
      <w:r w:rsidR="0053360A">
        <w:rPr>
          <w:rStyle w:val="affff4"/>
          <w:lang w:val="zh-CN"/>
        </w:rPr>
        <w:commentReference w:id="50"/>
      </w:r>
      <w:commentRangeEnd w:id="51"/>
      <w:r w:rsidR="00DD2224">
        <w:rPr>
          <w:rStyle w:val="affff4"/>
          <w:lang w:val="zh-CN"/>
        </w:rPr>
        <w:commentReference w:id="51"/>
      </w:r>
      <w:r w:rsidR="00C01082">
        <w:rPr>
          <w:rFonts w:cstheme="minorBidi" w:hint="eastAsia"/>
          <w:sz w:val="22"/>
        </w:rPr>
        <w:t>，</w:t>
      </w:r>
      <w:ins w:id="52" w:author="Yang Zhen SGH CDAY223" w:date="2026-01-20T14:12:00Z" w16du:dateUtc="2026-01-20T06:12:00Z">
        <w:r w:rsidR="00B678C1">
          <w:rPr>
            <w:rFonts w:cstheme="minorBidi" w:hint="eastAsia"/>
            <w:sz w:val="22"/>
          </w:rPr>
          <w:t>(</w:t>
        </w:r>
      </w:ins>
      <w:ins w:id="53" w:author="Yang Zhen SGH CDAY223" w:date="2026-01-20T14:13:00Z" w16du:dateUtc="2026-01-20T06:13:00Z">
        <w:r w:rsidR="002F5553">
          <w:rPr>
            <w:rFonts w:cstheme="minorBidi" w:hint="eastAsia"/>
            <w:sz w:val="22"/>
          </w:rPr>
          <w:t>电制动</w:t>
        </w:r>
        <w:r w:rsidR="002809B3">
          <w:rPr>
            <w:rFonts w:cstheme="minorBidi" w:hint="eastAsia"/>
            <w:sz w:val="22"/>
          </w:rPr>
          <w:t>大约使用</w:t>
        </w:r>
        <w:r w:rsidR="002809B3">
          <w:rPr>
            <w:rFonts w:cstheme="minorBidi" w:hint="eastAsia"/>
            <w:sz w:val="22"/>
          </w:rPr>
          <w:t>0.3g</w:t>
        </w:r>
        <w:r w:rsidR="002809B3">
          <w:rPr>
            <w:rFonts w:cstheme="minorBidi" w:hint="eastAsia"/>
            <w:sz w:val="22"/>
          </w:rPr>
          <w:t>的能力</w:t>
        </w:r>
      </w:ins>
      <w:ins w:id="54" w:author="Yang Zhen SGH CDAY223" w:date="2026-01-20T14:12:00Z" w16du:dateUtc="2026-01-20T06:12:00Z">
        <w:r w:rsidR="00B678C1">
          <w:rPr>
            <w:rFonts w:cstheme="minorBidi" w:hint="eastAsia"/>
            <w:sz w:val="22"/>
          </w:rPr>
          <w:t>)</w:t>
        </w:r>
      </w:ins>
      <w:r w:rsidR="00C01082">
        <w:rPr>
          <w:rFonts w:cstheme="minorBidi" w:hint="eastAsia"/>
          <w:sz w:val="22"/>
        </w:rPr>
        <w:t xml:space="preserve"> </w:t>
      </w:r>
      <w:r w:rsidR="004B7926">
        <w:rPr>
          <w:rFonts w:cstheme="minorBidi" w:hint="eastAsia"/>
          <w:sz w:val="22"/>
        </w:rPr>
        <w:t>VMC</w:t>
      </w:r>
      <w:r w:rsidR="00AF2E7D">
        <w:rPr>
          <w:rFonts w:cstheme="minorBidi" w:hint="eastAsia"/>
          <w:sz w:val="22"/>
        </w:rPr>
        <w:t>的电制动扭矩</w:t>
      </w:r>
      <w:r w:rsidR="00E467FF">
        <w:rPr>
          <w:rFonts w:cstheme="minorBidi" w:hint="eastAsia"/>
          <w:sz w:val="22"/>
        </w:rPr>
        <w:t>和</w:t>
      </w:r>
      <w:r w:rsidR="00EF7798">
        <w:rPr>
          <w:rFonts w:cstheme="minorBidi" w:hint="eastAsia"/>
          <w:sz w:val="22"/>
        </w:rPr>
        <w:t>制动的</w:t>
      </w:r>
      <w:r w:rsidR="00233E9E">
        <w:rPr>
          <w:rFonts w:cstheme="minorBidi" w:hint="eastAsia"/>
          <w:sz w:val="22"/>
        </w:rPr>
        <w:t>电制动</w:t>
      </w:r>
      <w:r w:rsidR="00EF7798">
        <w:rPr>
          <w:rFonts w:cstheme="minorBidi" w:hint="eastAsia"/>
          <w:sz w:val="22"/>
        </w:rPr>
        <w:t>限扭</w:t>
      </w:r>
      <w:r w:rsidR="00A54A43">
        <w:rPr>
          <w:rFonts w:cstheme="minorBidi" w:hint="eastAsia"/>
          <w:sz w:val="22"/>
        </w:rPr>
        <w:t>值</w:t>
      </w:r>
      <w:r w:rsidR="00EF7798">
        <w:rPr>
          <w:rFonts w:cstheme="minorBidi" w:hint="eastAsia"/>
          <w:sz w:val="22"/>
        </w:rPr>
        <w:t>（</w:t>
      </w:r>
      <w:r w:rsidR="00EF7798">
        <w:rPr>
          <w:rFonts w:cstheme="minorBidi" w:hint="eastAsia"/>
          <w:sz w:val="22"/>
        </w:rPr>
        <w:t>DTC</w:t>
      </w:r>
      <w:r w:rsidR="00EF7798">
        <w:rPr>
          <w:rFonts w:cstheme="minorBidi" w:hint="eastAsia"/>
          <w:sz w:val="22"/>
        </w:rPr>
        <w:t>功能）</w:t>
      </w:r>
      <w:r w:rsidR="00E467FF">
        <w:rPr>
          <w:rFonts w:cstheme="minorBidi" w:hint="eastAsia"/>
          <w:sz w:val="22"/>
        </w:rPr>
        <w:t>取</w:t>
      </w:r>
      <w:r w:rsidR="00C01082">
        <w:rPr>
          <w:rFonts w:cstheme="minorBidi" w:hint="eastAsia"/>
          <w:sz w:val="22"/>
        </w:rPr>
        <w:t>最大值（</w:t>
      </w:r>
      <w:r w:rsidR="00DF2E06">
        <w:rPr>
          <w:rFonts w:cstheme="minorBidi" w:hint="eastAsia"/>
          <w:sz w:val="22"/>
        </w:rPr>
        <w:t>绝对值最小值</w:t>
      </w:r>
      <w:r w:rsidR="00C01082">
        <w:rPr>
          <w:rFonts w:cstheme="minorBidi" w:hint="eastAsia"/>
          <w:sz w:val="22"/>
        </w:rPr>
        <w:t>）</w:t>
      </w:r>
      <w:r w:rsidR="003D22A6">
        <w:rPr>
          <w:rFonts w:cstheme="minorBidi" w:hint="eastAsia"/>
          <w:sz w:val="22"/>
        </w:rPr>
        <w:t>，</w:t>
      </w:r>
      <w:r w:rsidR="005A790A">
        <w:rPr>
          <w:rFonts w:cstheme="minorBidi" w:hint="eastAsia"/>
          <w:sz w:val="22"/>
        </w:rPr>
        <w:t>此时</w:t>
      </w:r>
      <w:r w:rsidR="003D22A6">
        <w:rPr>
          <w:rFonts w:cstheme="minorBidi" w:hint="eastAsia"/>
          <w:sz w:val="22"/>
        </w:rPr>
        <w:t>VMC</w:t>
      </w:r>
      <w:r w:rsidR="003D22A6">
        <w:rPr>
          <w:rFonts w:cstheme="minorBidi" w:hint="eastAsia"/>
          <w:sz w:val="22"/>
        </w:rPr>
        <w:t>的</w:t>
      </w:r>
      <w:r w:rsidR="005A790A">
        <w:rPr>
          <w:rFonts w:cstheme="minorBidi" w:hint="eastAsia"/>
          <w:sz w:val="22"/>
        </w:rPr>
        <w:t>HDC</w:t>
      </w:r>
      <w:r w:rsidR="003D22A6">
        <w:rPr>
          <w:rFonts w:cstheme="minorBidi" w:hint="eastAsia"/>
          <w:sz w:val="22"/>
        </w:rPr>
        <w:t>功能</w:t>
      </w:r>
      <w:r w:rsidR="005A790A">
        <w:rPr>
          <w:rFonts w:cstheme="minorBidi" w:hint="eastAsia"/>
          <w:sz w:val="22"/>
        </w:rPr>
        <w:t>并不会</w:t>
      </w:r>
      <w:r w:rsidR="00DA47DE" w:rsidRPr="00244B8C">
        <w:rPr>
          <w:rFonts w:cstheme="minorBidi" w:hint="eastAsia"/>
          <w:sz w:val="22"/>
        </w:rPr>
        <w:t>退出</w:t>
      </w:r>
      <w:r w:rsidR="009F2D63">
        <w:rPr>
          <w:rFonts w:cstheme="minorBidi" w:hint="eastAsia"/>
          <w:sz w:val="22"/>
        </w:rPr>
        <w:t>（保持</w:t>
      </w:r>
      <w:r w:rsidR="009F2D63">
        <w:rPr>
          <w:rFonts w:cstheme="minorBidi" w:hint="eastAsia"/>
          <w:sz w:val="22"/>
        </w:rPr>
        <w:t>Active</w:t>
      </w:r>
      <w:r w:rsidR="009F2D63">
        <w:rPr>
          <w:rFonts w:cstheme="minorBidi" w:hint="eastAsia"/>
          <w:sz w:val="22"/>
        </w:rPr>
        <w:t>状态）</w:t>
      </w:r>
      <w:r w:rsidR="00DA47DE" w:rsidRPr="00244B8C">
        <w:rPr>
          <w:rFonts w:cstheme="minorBidi" w:hint="eastAsia"/>
          <w:sz w:val="22"/>
        </w:rPr>
        <w:t>。</w:t>
      </w:r>
    </w:p>
    <w:p w14:paraId="2D58BAA5" w14:textId="7CA8574A" w:rsidR="00811C2D" w:rsidRDefault="00811C2D" w:rsidP="00811C2D">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E4727A">
        <w:rPr>
          <w:rFonts w:cstheme="minorBidi" w:hint="eastAsia"/>
          <w:sz w:val="22"/>
        </w:rPr>
        <w:t>VCU</w:t>
      </w:r>
      <w:r w:rsidR="00E4727A">
        <w:rPr>
          <w:rFonts w:cstheme="minorBidi" w:hint="eastAsia"/>
          <w:sz w:val="22"/>
        </w:rPr>
        <w:t>的交互：</w:t>
      </w:r>
    </w:p>
    <w:p w14:paraId="3FFD14FF" w14:textId="61D5E8BE" w:rsidR="00811C2D" w:rsidRPr="0038377D" w:rsidRDefault="00811C2D" w:rsidP="00811C2D">
      <w:pPr>
        <w:pStyle w:val="affff7"/>
        <w:widowControl/>
        <w:numPr>
          <w:ilvl w:val="2"/>
          <w:numId w:val="15"/>
        </w:numPr>
        <w:ind w:firstLineChars="0"/>
        <w:rPr>
          <w:rFonts w:cstheme="minorBidi"/>
          <w:sz w:val="22"/>
        </w:rPr>
      </w:pPr>
      <w:r w:rsidRPr="0038377D">
        <w:rPr>
          <w:rFonts w:cstheme="minorBidi" w:hint="eastAsia"/>
          <w:sz w:val="22"/>
        </w:rPr>
        <w:t>如果驾驶员</w:t>
      </w:r>
      <w:commentRangeStart w:id="55"/>
      <w:commentRangeStart w:id="56"/>
      <w:r w:rsidRPr="0038377D">
        <w:rPr>
          <w:rFonts w:cstheme="minorBidi" w:hint="eastAsia"/>
          <w:sz w:val="22"/>
        </w:rPr>
        <w:t>没有进行任何加速</w:t>
      </w:r>
      <w:r w:rsidR="00645356" w:rsidRPr="0038377D">
        <w:rPr>
          <w:rFonts w:cstheme="minorBidi" w:hint="eastAsia"/>
          <w:sz w:val="22"/>
        </w:rPr>
        <w:t>/</w:t>
      </w:r>
      <w:r w:rsidR="00645356" w:rsidRPr="0038377D">
        <w:rPr>
          <w:rFonts w:cstheme="minorBidi" w:hint="eastAsia"/>
          <w:sz w:val="22"/>
        </w:rPr>
        <w:t>制动</w:t>
      </w:r>
      <w:r w:rsidRPr="0038377D">
        <w:rPr>
          <w:rFonts w:cstheme="minorBidi" w:hint="eastAsia"/>
          <w:sz w:val="22"/>
        </w:rPr>
        <w:t>踏板操作</w:t>
      </w:r>
      <w:commentRangeEnd w:id="55"/>
      <w:r w:rsidR="009035E4" w:rsidRPr="0038377D">
        <w:rPr>
          <w:rStyle w:val="affff4"/>
          <w:rFonts w:cstheme="minorBidi"/>
          <w:sz w:val="22"/>
          <w:szCs w:val="22"/>
        </w:rPr>
        <w:commentReference w:id="55"/>
      </w:r>
      <w:commentRangeEnd w:id="56"/>
      <w:r w:rsidR="001A7A98" w:rsidRPr="0038377D">
        <w:rPr>
          <w:rStyle w:val="affff4"/>
          <w:rFonts w:cstheme="minorBidi"/>
          <w:sz w:val="22"/>
          <w:szCs w:val="22"/>
        </w:rPr>
        <w:commentReference w:id="56"/>
      </w:r>
      <w:r w:rsidRPr="0038377D">
        <w:rPr>
          <w:rFonts w:cstheme="minorBidi" w:hint="eastAsia"/>
          <w:sz w:val="22"/>
        </w:rPr>
        <w:t>，</w:t>
      </w:r>
      <w:r w:rsidR="000E430D" w:rsidRPr="0038377D">
        <w:rPr>
          <w:rFonts w:cstheme="minorBidi" w:hint="eastAsia"/>
          <w:sz w:val="22"/>
        </w:rPr>
        <w:t>VMC</w:t>
      </w:r>
      <w:r w:rsidR="009E1062" w:rsidRPr="0038377D">
        <w:rPr>
          <w:rFonts w:cstheme="minorBidi" w:hint="eastAsia"/>
          <w:sz w:val="22"/>
        </w:rPr>
        <w:t xml:space="preserve"> </w:t>
      </w:r>
      <w:r w:rsidR="00A373B2" w:rsidRPr="0038377D">
        <w:rPr>
          <w:rFonts w:cstheme="minorBidi" w:hint="eastAsia"/>
          <w:sz w:val="22"/>
        </w:rPr>
        <w:t>HDC</w:t>
      </w:r>
      <w:r w:rsidR="00A373B2" w:rsidRPr="0038377D">
        <w:rPr>
          <w:rFonts w:cstheme="minorBidi" w:hint="eastAsia"/>
          <w:sz w:val="22"/>
        </w:rPr>
        <w:t>功能所有激活条件满足</w:t>
      </w:r>
      <w:r w:rsidR="00F37753" w:rsidRPr="0038377D">
        <w:rPr>
          <w:rFonts w:cstheme="minorBidi" w:hint="eastAsia"/>
          <w:sz w:val="22"/>
        </w:rPr>
        <w:t>（</w:t>
      </w:r>
      <w:r w:rsidR="00F37753" w:rsidRPr="0038377D">
        <w:rPr>
          <w:rFonts w:cstheme="minorBidi" w:hint="eastAsia"/>
          <w:sz w:val="22"/>
        </w:rPr>
        <w:t>HDC Active</w:t>
      </w:r>
      <w:r w:rsidR="00F37753" w:rsidRPr="0038377D">
        <w:rPr>
          <w:rFonts w:cstheme="minorBidi" w:hint="eastAsia"/>
          <w:sz w:val="22"/>
        </w:rPr>
        <w:t>）</w:t>
      </w:r>
      <w:r w:rsidR="00A373B2" w:rsidRPr="0038377D">
        <w:rPr>
          <w:rFonts w:cstheme="minorBidi" w:hint="eastAsia"/>
          <w:sz w:val="22"/>
        </w:rPr>
        <w:t>，</w:t>
      </w:r>
      <w:r w:rsidR="00AD6384" w:rsidRPr="0038377D">
        <w:rPr>
          <w:rFonts w:cstheme="minorBidi" w:hint="eastAsia"/>
          <w:sz w:val="22"/>
        </w:rPr>
        <w:t>此时仪表盘</w:t>
      </w:r>
      <w:r w:rsidR="00AE5BF4" w:rsidRPr="0038377D">
        <w:rPr>
          <w:rFonts w:cstheme="minorBidi" w:hint="eastAsia"/>
          <w:sz w:val="22"/>
        </w:rPr>
        <w:t>HDC</w:t>
      </w:r>
      <w:r w:rsidR="00AE5BF4" w:rsidRPr="0038377D">
        <w:rPr>
          <w:rFonts w:cstheme="minorBidi" w:hint="eastAsia"/>
          <w:sz w:val="22"/>
        </w:rPr>
        <w:t>功能灯闪烁</w:t>
      </w:r>
      <w:r w:rsidR="00AD6384" w:rsidRPr="0038377D">
        <w:rPr>
          <w:rFonts w:cstheme="minorBidi" w:hint="eastAsia"/>
          <w:sz w:val="22"/>
        </w:rPr>
        <w:t>，</w:t>
      </w:r>
      <w:r w:rsidR="009E1062" w:rsidRPr="0038377D">
        <w:rPr>
          <w:rFonts w:cstheme="minorBidi" w:hint="eastAsia"/>
          <w:sz w:val="22"/>
        </w:rPr>
        <w:t>VCU</w:t>
      </w:r>
      <w:r w:rsidR="009E1062" w:rsidRPr="0038377D">
        <w:rPr>
          <w:rFonts w:cstheme="minorBidi" w:hint="eastAsia"/>
          <w:sz w:val="22"/>
        </w:rPr>
        <w:t>和</w:t>
      </w:r>
      <w:r w:rsidR="00164789" w:rsidRPr="0038377D">
        <w:rPr>
          <w:rFonts w:cstheme="minorBidi" w:hint="eastAsia"/>
          <w:sz w:val="22"/>
        </w:rPr>
        <w:t xml:space="preserve">VMC </w:t>
      </w:r>
      <w:r w:rsidR="0010317E" w:rsidRPr="0038377D">
        <w:rPr>
          <w:rFonts w:cstheme="minorBidi" w:hint="eastAsia"/>
          <w:sz w:val="22"/>
        </w:rPr>
        <w:t>电制动控制接口</w:t>
      </w:r>
      <w:r w:rsidR="00164789" w:rsidRPr="0038377D">
        <w:rPr>
          <w:rFonts w:cstheme="minorBidi" w:hint="eastAsia"/>
          <w:sz w:val="22"/>
        </w:rPr>
        <w:t>建立握手</w:t>
      </w:r>
      <w:r w:rsidR="00CD4AFC" w:rsidRPr="00550FC8">
        <w:rPr>
          <w:rFonts w:cstheme="minorBidi" w:hint="eastAsia"/>
          <w:sz w:val="22"/>
          <w:highlight w:val="yellow"/>
        </w:rPr>
        <w:t>（</w:t>
      </w:r>
      <w:r w:rsidR="00CD4AFC" w:rsidRPr="00550FC8">
        <w:rPr>
          <w:rFonts w:cstheme="minorBidi" w:hint="eastAsia"/>
          <w:sz w:val="22"/>
          <w:highlight w:val="yellow"/>
        </w:rPr>
        <w:t>HDC</w:t>
      </w:r>
      <w:r w:rsidR="00CD4AFC" w:rsidRPr="00550FC8">
        <w:rPr>
          <w:rFonts w:cstheme="minorBidi" w:hint="eastAsia"/>
          <w:sz w:val="22"/>
          <w:highlight w:val="yellow"/>
        </w:rPr>
        <w:t>保证</w:t>
      </w:r>
      <w:r w:rsidR="00550FC8" w:rsidRPr="00550FC8">
        <w:rPr>
          <w:rFonts w:cstheme="minorBidi" w:hint="eastAsia"/>
          <w:sz w:val="22"/>
          <w:highlight w:val="yellow"/>
        </w:rPr>
        <w:t>握手平顺性</w:t>
      </w:r>
      <w:r w:rsidR="00CD4AFC" w:rsidRPr="00550FC8">
        <w:rPr>
          <w:rFonts w:cstheme="minorBidi" w:hint="eastAsia"/>
          <w:sz w:val="22"/>
          <w:highlight w:val="yellow"/>
        </w:rPr>
        <w:t>）</w:t>
      </w:r>
      <w:r w:rsidR="00164789" w:rsidRPr="0038377D">
        <w:rPr>
          <w:rFonts w:cstheme="minorBidi" w:hint="eastAsia"/>
          <w:sz w:val="22"/>
        </w:rPr>
        <w:t>，</w:t>
      </w:r>
      <w:r w:rsidR="0052793E" w:rsidRPr="0038377D">
        <w:rPr>
          <w:rFonts w:cstheme="minorBidi" w:hint="eastAsia"/>
          <w:sz w:val="22"/>
        </w:rPr>
        <w:t>VCU</w:t>
      </w:r>
      <w:r w:rsidRPr="0038377D">
        <w:rPr>
          <w:rFonts w:cstheme="minorBidi" w:hint="eastAsia"/>
          <w:sz w:val="22"/>
        </w:rPr>
        <w:t>需要执行</w:t>
      </w:r>
      <w:r w:rsidRPr="0038377D">
        <w:rPr>
          <w:rFonts w:cstheme="minorBidi" w:hint="eastAsia"/>
          <w:sz w:val="22"/>
        </w:rPr>
        <w:t xml:space="preserve">VMC </w:t>
      </w:r>
      <w:r w:rsidRPr="0038377D">
        <w:rPr>
          <w:rFonts w:cstheme="minorBidi" w:hint="eastAsia"/>
          <w:sz w:val="22"/>
        </w:rPr>
        <w:t>请求的</w:t>
      </w:r>
      <w:r w:rsidR="0052793E" w:rsidRPr="0038377D">
        <w:rPr>
          <w:rFonts w:cstheme="minorBidi" w:hint="eastAsia"/>
          <w:sz w:val="22"/>
        </w:rPr>
        <w:t>电制动</w:t>
      </w:r>
      <w:r w:rsidR="009926D8" w:rsidRPr="0038377D">
        <w:rPr>
          <w:rFonts w:cstheme="minorBidi" w:hint="eastAsia"/>
          <w:sz w:val="22"/>
        </w:rPr>
        <w:t>请求</w:t>
      </w:r>
      <w:r w:rsidRPr="0038377D">
        <w:rPr>
          <w:rFonts w:cstheme="minorBidi" w:hint="eastAsia"/>
          <w:sz w:val="22"/>
        </w:rPr>
        <w:t xml:space="preserve"> </w:t>
      </w:r>
      <w:r w:rsidRPr="0038377D">
        <w:rPr>
          <w:rFonts w:cstheme="minorBidi" w:hint="eastAsia"/>
          <w:sz w:val="22"/>
        </w:rPr>
        <w:t>（</w:t>
      </w:r>
      <w:r w:rsidR="000E1176" w:rsidRPr="0038377D">
        <w:rPr>
          <w:rFonts w:cstheme="minorBidi" w:hint="eastAsia"/>
          <w:sz w:val="22"/>
        </w:rPr>
        <w:t>VMC HDC</w:t>
      </w:r>
      <w:r w:rsidR="000F66B3" w:rsidRPr="0038377D">
        <w:rPr>
          <w:rFonts w:cstheme="minorBidi" w:hint="eastAsia"/>
          <w:sz w:val="22"/>
        </w:rPr>
        <w:t>功能优先级</w:t>
      </w:r>
      <w:r w:rsidR="002F25DB" w:rsidRPr="0038377D">
        <w:rPr>
          <w:rFonts w:cstheme="minorBidi" w:hint="eastAsia"/>
          <w:sz w:val="22"/>
        </w:rPr>
        <w:t>需要高于</w:t>
      </w:r>
      <w:r w:rsidR="002F25DB" w:rsidRPr="0038377D">
        <w:rPr>
          <w:rFonts w:cstheme="minorBidi" w:hint="eastAsia"/>
          <w:sz w:val="22"/>
        </w:rPr>
        <w:t>VCU</w:t>
      </w:r>
      <w:r w:rsidR="002F25DB" w:rsidRPr="0038377D">
        <w:rPr>
          <w:rFonts w:cstheme="minorBidi" w:hint="eastAsia"/>
          <w:sz w:val="22"/>
        </w:rPr>
        <w:t>自身电制动请求</w:t>
      </w:r>
      <w:r w:rsidRPr="0038377D">
        <w:rPr>
          <w:rFonts w:cstheme="minorBidi" w:hint="eastAsia"/>
          <w:sz w:val="22"/>
        </w:rPr>
        <w:t>），如果在越野</w:t>
      </w:r>
      <w:r w:rsidRPr="0038377D">
        <w:rPr>
          <w:rFonts w:cstheme="minorBidi" w:hint="eastAsia"/>
          <w:sz w:val="22"/>
        </w:rPr>
        <w:t>/</w:t>
      </w:r>
      <w:r w:rsidRPr="0038377D">
        <w:rPr>
          <w:rFonts w:cstheme="minorBidi" w:hint="eastAsia"/>
          <w:sz w:val="22"/>
        </w:rPr>
        <w:t>冰雪等低附路面上，</w:t>
      </w:r>
      <w:r w:rsidRPr="0038377D">
        <w:rPr>
          <w:rFonts w:cstheme="minorBidi" w:hint="eastAsia"/>
          <w:sz w:val="22"/>
        </w:rPr>
        <w:t>ABS/DTC</w:t>
      </w:r>
      <w:r w:rsidRPr="0038377D">
        <w:rPr>
          <w:rFonts w:cstheme="minorBidi" w:hint="eastAsia"/>
          <w:sz w:val="22"/>
        </w:rPr>
        <w:t>等功能被激活，</w:t>
      </w:r>
      <w:r w:rsidR="00EF7798" w:rsidRPr="0038377D">
        <w:rPr>
          <w:rFonts w:cstheme="minorBidi" w:hint="eastAsia"/>
          <w:sz w:val="22"/>
        </w:rPr>
        <w:t>VMC</w:t>
      </w:r>
      <w:r w:rsidR="00EF7798" w:rsidRPr="0038377D">
        <w:rPr>
          <w:rFonts w:cstheme="minorBidi" w:hint="eastAsia"/>
          <w:sz w:val="22"/>
        </w:rPr>
        <w:t>的电制动扭矩</w:t>
      </w:r>
      <w:r w:rsidR="007C19FE" w:rsidRPr="0038377D">
        <w:rPr>
          <w:rFonts w:cstheme="minorBidi" w:hint="eastAsia"/>
          <w:sz w:val="22"/>
        </w:rPr>
        <w:t>会被</w:t>
      </w:r>
      <w:r w:rsidR="00EF7798" w:rsidRPr="0038377D">
        <w:rPr>
          <w:rFonts w:cstheme="minorBidi" w:hint="eastAsia"/>
          <w:sz w:val="22"/>
        </w:rPr>
        <w:t>制动的电制动限扭（</w:t>
      </w:r>
      <w:r w:rsidR="00EF7798" w:rsidRPr="0038377D">
        <w:rPr>
          <w:rFonts w:cstheme="minorBidi" w:hint="eastAsia"/>
          <w:sz w:val="22"/>
        </w:rPr>
        <w:t>DTC</w:t>
      </w:r>
      <w:r w:rsidR="00EF7798" w:rsidRPr="0038377D">
        <w:rPr>
          <w:rFonts w:cstheme="minorBidi" w:hint="eastAsia"/>
          <w:sz w:val="22"/>
        </w:rPr>
        <w:t>功能）</w:t>
      </w:r>
      <w:r w:rsidR="007C19FE" w:rsidRPr="0038377D">
        <w:rPr>
          <w:rFonts w:cstheme="minorBidi" w:hint="eastAsia"/>
          <w:sz w:val="22"/>
        </w:rPr>
        <w:t>override</w:t>
      </w:r>
      <w:r w:rsidR="00EF7798" w:rsidRPr="0038377D">
        <w:rPr>
          <w:rFonts w:cstheme="minorBidi" w:hint="eastAsia"/>
          <w:sz w:val="22"/>
        </w:rPr>
        <w:t>，此时</w:t>
      </w:r>
      <w:r w:rsidR="00EF7798" w:rsidRPr="0038377D">
        <w:rPr>
          <w:rFonts w:cstheme="minorBidi" w:hint="eastAsia"/>
          <w:sz w:val="22"/>
        </w:rPr>
        <w:t>VMC</w:t>
      </w:r>
      <w:r w:rsidR="00EF7798" w:rsidRPr="0038377D">
        <w:rPr>
          <w:rFonts w:cstheme="minorBidi" w:hint="eastAsia"/>
          <w:sz w:val="22"/>
        </w:rPr>
        <w:t>的</w:t>
      </w:r>
      <w:r w:rsidR="00EF7798" w:rsidRPr="0038377D">
        <w:rPr>
          <w:rFonts w:cstheme="minorBidi" w:hint="eastAsia"/>
          <w:sz w:val="22"/>
        </w:rPr>
        <w:t>HDC</w:t>
      </w:r>
      <w:r w:rsidR="00EF7798" w:rsidRPr="0038377D">
        <w:rPr>
          <w:rFonts w:cstheme="minorBidi" w:hint="eastAsia"/>
          <w:sz w:val="22"/>
        </w:rPr>
        <w:t>功能并不会退出</w:t>
      </w:r>
      <w:r w:rsidR="00810329" w:rsidRPr="0038377D">
        <w:rPr>
          <w:rFonts w:cstheme="minorBidi" w:hint="eastAsia"/>
          <w:sz w:val="22"/>
        </w:rPr>
        <w:t>(</w:t>
      </w:r>
      <w:r w:rsidR="00810329" w:rsidRPr="0038377D">
        <w:rPr>
          <w:rFonts w:cstheme="minorBidi" w:hint="eastAsia"/>
          <w:sz w:val="22"/>
        </w:rPr>
        <w:t>保持</w:t>
      </w:r>
      <w:r w:rsidR="00810329" w:rsidRPr="0038377D">
        <w:rPr>
          <w:rFonts w:cstheme="minorBidi" w:hint="eastAsia"/>
          <w:sz w:val="22"/>
        </w:rPr>
        <w:t>Active)</w:t>
      </w:r>
      <w:r w:rsidR="00D1672C" w:rsidRPr="0038377D">
        <w:rPr>
          <w:rFonts w:cstheme="minorBidi" w:hint="eastAsia"/>
          <w:sz w:val="22"/>
        </w:rPr>
        <w:t>，但是</w:t>
      </w:r>
      <w:r w:rsidR="00D1672C" w:rsidRPr="0038377D">
        <w:rPr>
          <w:rFonts w:cstheme="minorBidi" w:hint="eastAsia"/>
          <w:sz w:val="22"/>
        </w:rPr>
        <w:t>VMC</w:t>
      </w:r>
      <w:r w:rsidR="00D1672C" w:rsidRPr="0038377D">
        <w:rPr>
          <w:rFonts w:cstheme="minorBidi" w:hint="eastAsia"/>
          <w:sz w:val="22"/>
        </w:rPr>
        <w:t>请求的电制动扭矩不会再增加了</w:t>
      </w:r>
      <w:r w:rsidR="00BF2B69" w:rsidRPr="0038377D">
        <w:rPr>
          <w:rFonts w:cstheme="minorBidi" w:hint="eastAsia"/>
          <w:sz w:val="22"/>
        </w:rPr>
        <w:t>，直到</w:t>
      </w:r>
      <w:r w:rsidR="00BF2B69" w:rsidRPr="0038377D">
        <w:rPr>
          <w:rFonts w:cstheme="minorBidi" w:hint="eastAsia"/>
          <w:sz w:val="22"/>
        </w:rPr>
        <w:t>HDC</w:t>
      </w:r>
      <w:r w:rsidR="00BF2B69" w:rsidRPr="0038377D">
        <w:rPr>
          <w:rFonts w:cstheme="minorBidi" w:hint="eastAsia"/>
          <w:sz w:val="22"/>
        </w:rPr>
        <w:t>功能退出。在此过程中</w:t>
      </w:r>
      <w:r w:rsidR="00CA3D51" w:rsidRPr="0038377D">
        <w:rPr>
          <w:rFonts w:cstheme="minorBidi" w:hint="eastAsia"/>
          <w:sz w:val="22"/>
        </w:rPr>
        <w:t>VCU</w:t>
      </w:r>
      <w:r w:rsidR="00CA3D51" w:rsidRPr="0038377D">
        <w:rPr>
          <w:rFonts w:cstheme="minorBidi" w:hint="eastAsia"/>
          <w:sz w:val="22"/>
        </w:rPr>
        <w:t>和</w:t>
      </w:r>
      <w:r w:rsidR="00366EF1" w:rsidRPr="0038377D">
        <w:rPr>
          <w:rFonts w:cstheme="minorBidi" w:hint="eastAsia"/>
          <w:sz w:val="22"/>
        </w:rPr>
        <w:t xml:space="preserve">VMC </w:t>
      </w:r>
      <w:r w:rsidR="00366EF1" w:rsidRPr="0038377D">
        <w:rPr>
          <w:rFonts w:cstheme="minorBidi" w:hint="eastAsia"/>
          <w:sz w:val="22"/>
        </w:rPr>
        <w:t>电制动控制接口</w:t>
      </w:r>
      <w:r w:rsidR="00CA3D51" w:rsidRPr="0038377D">
        <w:rPr>
          <w:rFonts w:cstheme="minorBidi" w:hint="eastAsia"/>
          <w:sz w:val="22"/>
        </w:rPr>
        <w:t>保持握手</w:t>
      </w:r>
      <w:r w:rsidRPr="0038377D">
        <w:rPr>
          <w:rFonts w:cstheme="minorBidi" w:hint="eastAsia"/>
          <w:sz w:val="22"/>
        </w:rPr>
        <w:t>。</w:t>
      </w:r>
    </w:p>
    <w:p w14:paraId="5E1BB047" w14:textId="1B45DAC0" w:rsidR="00BA301B" w:rsidRDefault="00BA301B" w:rsidP="00BA301B">
      <w:pPr>
        <w:widowControl/>
        <w:ind w:left="1320" w:firstLineChars="0" w:firstLine="0"/>
        <w:rPr>
          <w:rFonts w:cstheme="minorBidi"/>
          <w:sz w:val="22"/>
        </w:rPr>
      </w:pPr>
      <w:r w:rsidRPr="00BE56FB">
        <w:rPr>
          <w:rFonts w:cstheme="minorBidi" w:hint="eastAsia"/>
          <w:sz w:val="22"/>
          <w:highlight w:val="yellow"/>
          <w:rPrChange w:id="57" w:author="Yang Zhen SGH CDAY223" w:date="2026-01-20T16:53:00Z" w16du:dateUtc="2026-01-20T08:53:00Z">
            <w:rPr>
              <w:rFonts w:cstheme="minorBidi" w:hint="eastAsia"/>
              <w:sz w:val="22"/>
            </w:rPr>
          </w:rPrChange>
        </w:rPr>
        <w:t>如果</w:t>
      </w:r>
      <w:r w:rsidR="00C6208F" w:rsidRPr="00BE56FB">
        <w:rPr>
          <w:rFonts w:cstheme="minorBidi" w:hint="eastAsia"/>
          <w:sz w:val="22"/>
          <w:highlight w:val="yellow"/>
          <w:rPrChange w:id="58" w:author="Yang Zhen SGH CDAY223" w:date="2026-01-20T16:53:00Z" w16du:dateUtc="2026-01-20T08:53:00Z">
            <w:rPr>
              <w:rFonts w:cstheme="minorBidi" w:hint="eastAsia"/>
              <w:sz w:val="22"/>
            </w:rPr>
          </w:rPrChange>
        </w:rPr>
        <w:t>驾驶员在</w:t>
      </w:r>
      <w:r w:rsidR="00C6208F" w:rsidRPr="00BE56FB">
        <w:rPr>
          <w:rFonts w:cstheme="minorBidi"/>
          <w:sz w:val="22"/>
          <w:highlight w:val="yellow"/>
          <w:rPrChange w:id="59" w:author="Yang Zhen SGH CDAY223" w:date="2026-01-20T16:53:00Z" w16du:dateUtc="2026-01-20T08:53:00Z">
            <w:rPr>
              <w:rFonts w:cstheme="minorBidi"/>
              <w:sz w:val="22"/>
            </w:rPr>
          </w:rPrChange>
        </w:rPr>
        <w:t>HDC</w:t>
      </w:r>
      <w:r w:rsidR="00C6208F" w:rsidRPr="00BE56FB">
        <w:rPr>
          <w:rFonts w:cstheme="minorBidi" w:hint="eastAsia"/>
          <w:sz w:val="22"/>
          <w:highlight w:val="yellow"/>
          <w:rPrChange w:id="60" w:author="Yang Zhen SGH CDAY223" w:date="2026-01-20T16:53:00Z" w16du:dateUtc="2026-01-20T08:53:00Z">
            <w:rPr>
              <w:rFonts w:cstheme="minorBidi" w:hint="eastAsia"/>
              <w:sz w:val="22"/>
            </w:rPr>
          </w:rPrChange>
        </w:rPr>
        <w:t>工作过程中轻踩油门踏板</w:t>
      </w:r>
      <w:r w:rsidR="00EF4831" w:rsidRPr="00BE56FB">
        <w:rPr>
          <w:rFonts w:cstheme="minorBidi" w:hint="eastAsia"/>
          <w:sz w:val="22"/>
          <w:highlight w:val="yellow"/>
          <w:rPrChange w:id="61" w:author="Yang Zhen SGH CDAY223" w:date="2026-01-20T16:53:00Z" w16du:dateUtc="2026-01-20T08:53:00Z">
            <w:rPr>
              <w:rFonts w:cstheme="minorBidi" w:hint="eastAsia"/>
              <w:sz w:val="22"/>
            </w:rPr>
          </w:rPrChange>
        </w:rPr>
        <w:t>调速</w:t>
      </w:r>
      <w:r w:rsidR="00C6208F" w:rsidRPr="00BE56FB">
        <w:rPr>
          <w:rFonts w:cstheme="minorBidi" w:hint="eastAsia"/>
          <w:sz w:val="22"/>
          <w:highlight w:val="yellow"/>
          <w:rPrChange w:id="62" w:author="Yang Zhen SGH CDAY223" w:date="2026-01-20T16:53:00Z" w16du:dateUtc="2026-01-20T08:53:00Z">
            <w:rPr>
              <w:rFonts w:cstheme="minorBidi" w:hint="eastAsia"/>
              <w:sz w:val="22"/>
            </w:rPr>
          </w:rPrChange>
        </w:rPr>
        <w:t>（</w:t>
      </w:r>
      <w:r w:rsidR="00EF4831" w:rsidRPr="00BE56FB">
        <w:rPr>
          <w:rFonts w:cstheme="minorBidi"/>
          <w:sz w:val="22"/>
          <w:highlight w:val="yellow"/>
          <w:rPrChange w:id="63" w:author="Yang Zhen SGH CDAY223" w:date="2026-01-20T16:53:00Z" w16du:dateUtc="2026-01-20T08:53:00Z">
            <w:rPr>
              <w:rFonts w:cstheme="minorBidi"/>
              <w:sz w:val="22"/>
            </w:rPr>
          </w:rPrChange>
        </w:rPr>
        <w:t>&lt;</w:t>
      </w:r>
      <w:r w:rsidR="00C6208F" w:rsidRPr="00BE56FB">
        <w:rPr>
          <w:rFonts w:cstheme="minorBidi"/>
          <w:sz w:val="22"/>
          <w:highlight w:val="yellow"/>
          <w:rPrChange w:id="64" w:author="Yang Zhen SGH CDAY223" w:date="2026-01-20T16:53:00Z" w16du:dateUtc="2026-01-20T08:53:00Z">
            <w:rPr>
              <w:rFonts w:cstheme="minorBidi"/>
              <w:sz w:val="22"/>
            </w:rPr>
          </w:rPrChange>
        </w:rPr>
        <w:t>20%</w:t>
      </w:r>
      <w:r w:rsidR="00A73D1A" w:rsidRPr="00BE56FB">
        <w:rPr>
          <w:rFonts w:cstheme="minorBidi"/>
          <w:sz w:val="22"/>
          <w:highlight w:val="yellow"/>
          <w:rPrChange w:id="65" w:author="Yang Zhen SGH CDAY223" w:date="2026-01-20T16:53:00Z" w16du:dateUtc="2026-01-20T08:53:00Z">
            <w:rPr>
              <w:rFonts w:cstheme="minorBidi"/>
              <w:sz w:val="22"/>
            </w:rPr>
          </w:rPrChange>
        </w:rPr>
        <w:t xml:space="preserve"> TBD</w:t>
      </w:r>
      <w:r w:rsidR="00C6208F" w:rsidRPr="00BE56FB">
        <w:rPr>
          <w:rFonts w:cstheme="minorBidi" w:hint="eastAsia"/>
          <w:sz w:val="22"/>
          <w:highlight w:val="yellow"/>
          <w:rPrChange w:id="66" w:author="Yang Zhen SGH CDAY223" w:date="2026-01-20T16:53:00Z" w16du:dateUtc="2026-01-20T08:53:00Z">
            <w:rPr>
              <w:rFonts w:cstheme="minorBidi" w:hint="eastAsia"/>
              <w:sz w:val="22"/>
            </w:rPr>
          </w:rPrChange>
        </w:rPr>
        <w:t>）</w:t>
      </w:r>
      <w:r w:rsidR="00D612AB" w:rsidRPr="00BE56FB">
        <w:rPr>
          <w:rFonts w:cstheme="minorBidi" w:hint="eastAsia"/>
          <w:sz w:val="22"/>
          <w:highlight w:val="yellow"/>
          <w:rPrChange w:id="67" w:author="Yang Zhen SGH CDAY223" w:date="2026-01-20T16:53:00Z" w16du:dateUtc="2026-01-20T08:53:00Z">
            <w:rPr>
              <w:rFonts w:cstheme="minorBidi" w:hint="eastAsia"/>
              <w:sz w:val="22"/>
            </w:rPr>
          </w:rPrChange>
        </w:rPr>
        <w:t>，</w:t>
      </w:r>
      <w:r w:rsidR="00D13DFF" w:rsidRPr="00BE56FB">
        <w:rPr>
          <w:rFonts w:cstheme="minorBidi" w:hint="eastAsia"/>
          <w:sz w:val="22"/>
          <w:highlight w:val="yellow"/>
          <w:rPrChange w:id="68" w:author="Yang Zhen SGH CDAY223" w:date="2026-01-20T16:53:00Z" w16du:dateUtc="2026-01-20T08:53:00Z">
            <w:rPr>
              <w:rFonts w:cstheme="minorBidi" w:hint="eastAsia"/>
              <w:sz w:val="22"/>
            </w:rPr>
          </w:rPrChange>
        </w:rPr>
        <w:t>此时</w:t>
      </w:r>
      <w:r w:rsidR="00D13DFF" w:rsidRPr="00BE56FB">
        <w:rPr>
          <w:rFonts w:cstheme="minorBidi"/>
          <w:sz w:val="22"/>
          <w:highlight w:val="yellow"/>
          <w:rPrChange w:id="69" w:author="Yang Zhen SGH CDAY223" w:date="2026-01-20T16:53:00Z" w16du:dateUtc="2026-01-20T08:53:00Z">
            <w:rPr>
              <w:rFonts w:cstheme="minorBidi"/>
              <w:sz w:val="22"/>
            </w:rPr>
          </w:rPrChange>
        </w:rPr>
        <w:t>HDC</w:t>
      </w:r>
      <w:r w:rsidR="00D13DFF" w:rsidRPr="00BE56FB">
        <w:rPr>
          <w:rFonts w:cstheme="minorBidi" w:hint="eastAsia"/>
          <w:sz w:val="22"/>
          <w:highlight w:val="yellow"/>
          <w:rPrChange w:id="70" w:author="Yang Zhen SGH CDAY223" w:date="2026-01-20T16:53:00Z" w16du:dateUtc="2026-01-20T08:53:00Z">
            <w:rPr>
              <w:rFonts w:cstheme="minorBidi" w:hint="eastAsia"/>
              <w:sz w:val="22"/>
            </w:rPr>
          </w:rPrChange>
        </w:rPr>
        <w:t>依然会保持</w:t>
      </w:r>
      <w:r w:rsidR="005B0C77" w:rsidRPr="00BE56FB">
        <w:rPr>
          <w:rFonts w:cstheme="minorBidi" w:hint="eastAsia"/>
          <w:sz w:val="22"/>
          <w:highlight w:val="yellow"/>
          <w:rPrChange w:id="71" w:author="Yang Zhen SGH CDAY223" w:date="2026-01-20T16:53:00Z" w16du:dateUtc="2026-01-20T08:53:00Z">
            <w:rPr>
              <w:rFonts w:cstheme="minorBidi" w:hint="eastAsia"/>
              <w:sz w:val="22"/>
            </w:rPr>
          </w:rPrChange>
        </w:rPr>
        <w:t>激活状态，</w:t>
      </w:r>
      <w:r w:rsidR="00D612AB" w:rsidRPr="00BE56FB">
        <w:rPr>
          <w:rFonts w:cstheme="minorBidi"/>
          <w:sz w:val="22"/>
          <w:highlight w:val="yellow"/>
          <w:rPrChange w:id="72" w:author="Yang Zhen SGH CDAY223" w:date="2026-01-20T16:53:00Z" w16du:dateUtc="2026-01-20T08:53:00Z">
            <w:rPr>
              <w:rFonts w:cstheme="minorBidi"/>
              <w:sz w:val="22"/>
            </w:rPr>
          </w:rPrChange>
        </w:rPr>
        <w:t>HDC</w:t>
      </w:r>
      <w:r w:rsidR="00D612AB" w:rsidRPr="00BE56FB">
        <w:rPr>
          <w:rFonts w:cstheme="minorBidi" w:hint="eastAsia"/>
          <w:sz w:val="22"/>
          <w:highlight w:val="yellow"/>
          <w:rPrChange w:id="73" w:author="Yang Zhen SGH CDAY223" w:date="2026-01-20T16:53:00Z" w16du:dateUtc="2026-01-20T08:53:00Z">
            <w:rPr>
              <w:rFonts w:cstheme="minorBidi" w:hint="eastAsia"/>
              <w:sz w:val="22"/>
            </w:rPr>
          </w:rPrChange>
        </w:rPr>
        <w:t>和</w:t>
      </w:r>
      <w:r w:rsidR="00D612AB" w:rsidRPr="00BE56FB">
        <w:rPr>
          <w:rFonts w:cstheme="minorBidi"/>
          <w:sz w:val="22"/>
          <w:highlight w:val="yellow"/>
          <w:rPrChange w:id="74" w:author="Yang Zhen SGH CDAY223" w:date="2026-01-20T16:53:00Z" w16du:dateUtc="2026-01-20T08:53:00Z">
            <w:rPr>
              <w:rFonts w:cstheme="minorBidi"/>
              <w:sz w:val="22"/>
            </w:rPr>
          </w:rPrChange>
        </w:rPr>
        <w:t>VCU</w:t>
      </w:r>
      <w:r w:rsidR="00D612AB" w:rsidRPr="00BE56FB">
        <w:rPr>
          <w:rFonts w:cstheme="minorBidi" w:hint="eastAsia"/>
          <w:sz w:val="22"/>
          <w:highlight w:val="yellow"/>
          <w:rPrChange w:id="75" w:author="Yang Zhen SGH CDAY223" w:date="2026-01-20T16:53:00Z" w16du:dateUtc="2026-01-20T08:53:00Z">
            <w:rPr>
              <w:rFonts w:cstheme="minorBidi" w:hint="eastAsia"/>
              <w:sz w:val="22"/>
            </w:rPr>
          </w:rPrChange>
        </w:rPr>
        <w:t>的握手保持，</w:t>
      </w:r>
      <w:r w:rsidR="009E6DE2" w:rsidRPr="00BE56FB">
        <w:rPr>
          <w:rFonts w:cstheme="minorBidi" w:hint="eastAsia"/>
          <w:sz w:val="22"/>
          <w:highlight w:val="yellow"/>
          <w:rPrChange w:id="76" w:author="Yang Zhen SGH CDAY223" w:date="2026-01-20T16:53:00Z" w16du:dateUtc="2026-01-20T08:53:00Z">
            <w:rPr>
              <w:rFonts w:cstheme="minorBidi" w:hint="eastAsia"/>
              <w:sz w:val="22"/>
            </w:rPr>
          </w:rPrChange>
        </w:rPr>
        <w:t>此时</w:t>
      </w:r>
      <w:r w:rsidR="00D612AB" w:rsidRPr="00BE56FB">
        <w:rPr>
          <w:rFonts w:cstheme="minorBidi"/>
          <w:sz w:val="22"/>
          <w:highlight w:val="yellow"/>
          <w:rPrChange w:id="77" w:author="Yang Zhen SGH CDAY223" w:date="2026-01-20T16:53:00Z" w16du:dateUtc="2026-01-20T08:53:00Z">
            <w:rPr>
              <w:rFonts w:cstheme="minorBidi"/>
              <w:sz w:val="22"/>
            </w:rPr>
          </w:rPrChange>
        </w:rPr>
        <w:t>VCU</w:t>
      </w:r>
      <w:r w:rsidR="00D612AB" w:rsidRPr="00BE56FB">
        <w:rPr>
          <w:rFonts w:cstheme="minorBidi" w:hint="eastAsia"/>
          <w:sz w:val="22"/>
          <w:highlight w:val="yellow"/>
          <w:rPrChange w:id="78" w:author="Yang Zhen SGH CDAY223" w:date="2026-01-20T16:53:00Z" w16du:dateUtc="2026-01-20T08:53:00Z">
            <w:rPr>
              <w:rFonts w:cstheme="minorBidi" w:hint="eastAsia"/>
              <w:sz w:val="22"/>
            </w:rPr>
          </w:rPrChange>
        </w:rPr>
        <w:t>需要</w:t>
      </w:r>
      <w:r w:rsidR="00B32414" w:rsidRPr="00BE56FB">
        <w:rPr>
          <w:rFonts w:cstheme="minorBidi" w:hint="eastAsia"/>
          <w:sz w:val="22"/>
          <w:highlight w:val="yellow"/>
          <w:rPrChange w:id="79" w:author="Yang Zhen SGH CDAY223" w:date="2026-01-20T16:53:00Z" w16du:dateUtc="2026-01-20T08:53:00Z">
            <w:rPr>
              <w:rFonts w:cstheme="minorBidi" w:hint="eastAsia"/>
              <w:sz w:val="22"/>
            </w:rPr>
          </w:rPrChange>
        </w:rPr>
        <w:t>正常</w:t>
      </w:r>
      <w:r w:rsidR="009E6DE2" w:rsidRPr="00BE56FB">
        <w:rPr>
          <w:rFonts w:cstheme="minorBidi" w:hint="eastAsia"/>
          <w:sz w:val="22"/>
          <w:highlight w:val="yellow"/>
          <w:rPrChange w:id="80" w:author="Yang Zhen SGH CDAY223" w:date="2026-01-20T16:53:00Z" w16du:dateUtc="2026-01-20T08:53:00Z">
            <w:rPr>
              <w:rFonts w:cstheme="minorBidi" w:hint="eastAsia"/>
              <w:sz w:val="22"/>
            </w:rPr>
          </w:rPrChange>
        </w:rPr>
        <w:t>执行</w:t>
      </w:r>
      <w:r w:rsidR="00671FBC" w:rsidRPr="00BE56FB">
        <w:rPr>
          <w:rFonts w:cstheme="minorBidi" w:hint="eastAsia"/>
          <w:sz w:val="22"/>
          <w:highlight w:val="yellow"/>
          <w:rPrChange w:id="81" w:author="Yang Zhen SGH CDAY223" w:date="2026-01-20T16:53:00Z" w16du:dateUtc="2026-01-20T08:53:00Z">
            <w:rPr>
              <w:rFonts w:cstheme="minorBidi" w:hint="eastAsia"/>
              <w:sz w:val="22"/>
            </w:rPr>
          </w:rPrChange>
        </w:rPr>
        <w:t>驾驶员的踏板驱动请求</w:t>
      </w:r>
      <w:r w:rsidR="00F234ED" w:rsidRPr="00BE56FB">
        <w:rPr>
          <w:rFonts w:cstheme="minorBidi" w:hint="eastAsia"/>
          <w:sz w:val="22"/>
          <w:highlight w:val="yellow"/>
          <w:rPrChange w:id="82" w:author="Yang Zhen SGH CDAY223" w:date="2026-01-20T16:53:00Z" w16du:dateUtc="2026-01-20T08:53:00Z">
            <w:rPr>
              <w:rFonts w:cstheme="minorBidi" w:hint="eastAsia"/>
              <w:sz w:val="22"/>
            </w:rPr>
          </w:rPrChange>
        </w:rPr>
        <w:t>，然后</w:t>
      </w:r>
      <w:r w:rsidR="00F1470D" w:rsidRPr="00BE56FB">
        <w:rPr>
          <w:rFonts w:cstheme="minorBidi" w:hint="eastAsia"/>
          <w:sz w:val="22"/>
          <w:highlight w:val="yellow"/>
          <w:rPrChange w:id="83" w:author="Yang Zhen SGH CDAY223" w:date="2026-01-20T16:53:00Z" w16du:dateUtc="2026-01-20T08:53:00Z">
            <w:rPr>
              <w:rFonts w:cstheme="minorBidi" w:hint="eastAsia"/>
              <w:sz w:val="22"/>
            </w:rPr>
          </w:rPrChange>
        </w:rPr>
        <w:t>正常叠加</w:t>
      </w:r>
      <w:r w:rsidR="00F1470D" w:rsidRPr="00BE56FB">
        <w:rPr>
          <w:rFonts w:cstheme="minorBidi"/>
          <w:sz w:val="22"/>
          <w:highlight w:val="yellow"/>
          <w:rPrChange w:id="84" w:author="Yang Zhen SGH CDAY223" w:date="2026-01-20T16:53:00Z" w16du:dateUtc="2026-01-20T08:53:00Z">
            <w:rPr>
              <w:rFonts w:cstheme="minorBidi"/>
              <w:sz w:val="22"/>
            </w:rPr>
          </w:rPrChange>
        </w:rPr>
        <w:t>HDC</w:t>
      </w:r>
      <w:r w:rsidR="00F1470D" w:rsidRPr="00BE56FB">
        <w:rPr>
          <w:rFonts w:cstheme="minorBidi" w:hint="eastAsia"/>
          <w:sz w:val="22"/>
          <w:highlight w:val="yellow"/>
          <w:rPrChange w:id="85" w:author="Yang Zhen SGH CDAY223" w:date="2026-01-20T16:53:00Z" w16du:dateUtc="2026-01-20T08:53:00Z">
            <w:rPr>
              <w:rFonts w:cstheme="minorBidi" w:hint="eastAsia"/>
              <w:sz w:val="22"/>
            </w:rPr>
          </w:rPrChange>
        </w:rPr>
        <w:t>请求的电制动负扭（大部分情况下</w:t>
      </w:r>
      <w:r w:rsidR="0038377D" w:rsidRPr="00BE56FB">
        <w:rPr>
          <w:rFonts w:cstheme="minorBidi" w:hint="eastAsia"/>
          <w:sz w:val="22"/>
          <w:highlight w:val="yellow"/>
          <w:rPrChange w:id="86" w:author="Yang Zhen SGH CDAY223" w:date="2026-01-20T16:53:00Z" w16du:dateUtc="2026-01-20T08:53:00Z">
            <w:rPr>
              <w:rFonts w:cstheme="minorBidi" w:hint="eastAsia"/>
              <w:sz w:val="22"/>
            </w:rPr>
          </w:rPrChange>
        </w:rPr>
        <w:t>电制动请求</w:t>
      </w:r>
      <w:r w:rsidR="0038377D" w:rsidRPr="00BE56FB">
        <w:rPr>
          <w:rFonts w:cstheme="minorBidi"/>
          <w:sz w:val="22"/>
          <w:highlight w:val="yellow"/>
          <w:rPrChange w:id="87" w:author="Yang Zhen SGH CDAY223" w:date="2026-01-20T16:53:00Z" w16du:dateUtc="2026-01-20T08:53:00Z">
            <w:rPr>
              <w:rFonts w:cstheme="minorBidi"/>
              <w:sz w:val="22"/>
            </w:rPr>
          </w:rPrChange>
        </w:rPr>
        <w:t>=</w:t>
      </w:r>
      <w:commentRangeStart w:id="88"/>
      <w:commentRangeStart w:id="89"/>
      <w:commentRangeStart w:id="90"/>
      <w:r w:rsidR="0038377D" w:rsidRPr="00BE56FB">
        <w:rPr>
          <w:rFonts w:cstheme="minorBidi"/>
          <w:sz w:val="22"/>
          <w:highlight w:val="yellow"/>
          <w:rPrChange w:id="91" w:author="Yang Zhen SGH CDAY223" w:date="2026-01-20T16:53:00Z" w16du:dateUtc="2026-01-20T08:53:00Z">
            <w:rPr>
              <w:rFonts w:cstheme="minorBidi"/>
              <w:sz w:val="22"/>
            </w:rPr>
          </w:rPrChange>
        </w:rPr>
        <w:t>0Nm</w:t>
      </w:r>
      <w:commentRangeEnd w:id="88"/>
      <w:r w:rsidR="0053337A" w:rsidRPr="00BE56FB">
        <w:rPr>
          <w:rStyle w:val="affff4"/>
          <w:rFonts w:cstheme="minorBidi"/>
          <w:sz w:val="22"/>
          <w:szCs w:val="22"/>
          <w:highlight w:val="yellow"/>
          <w:rPrChange w:id="92" w:author="Yang Zhen SGH CDAY223" w:date="2026-01-20T16:53:00Z" w16du:dateUtc="2026-01-20T08:53:00Z">
            <w:rPr>
              <w:rStyle w:val="affff4"/>
              <w:rFonts w:cstheme="minorBidi"/>
              <w:sz w:val="22"/>
              <w:szCs w:val="22"/>
            </w:rPr>
          </w:rPrChange>
        </w:rPr>
        <w:commentReference w:id="88"/>
      </w:r>
      <w:commentRangeEnd w:id="89"/>
      <w:r w:rsidR="00EF3548" w:rsidRPr="00BE56FB">
        <w:rPr>
          <w:rStyle w:val="affff4"/>
          <w:rFonts w:cstheme="minorBidi"/>
          <w:sz w:val="22"/>
          <w:szCs w:val="22"/>
          <w:highlight w:val="yellow"/>
          <w:rPrChange w:id="93" w:author="Yang Zhen SGH CDAY223" w:date="2026-01-20T16:53:00Z" w16du:dateUtc="2026-01-20T08:53:00Z">
            <w:rPr>
              <w:rStyle w:val="affff4"/>
              <w:rFonts w:cstheme="minorBidi"/>
              <w:sz w:val="22"/>
              <w:szCs w:val="22"/>
            </w:rPr>
          </w:rPrChange>
        </w:rPr>
        <w:commentReference w:id="89"/>
      </w:r>
      <w:commentRangeEnd w:id="90"/>
      <w:r w:rsidR="00FA0A02" w:rsidRPr="00BE56FB">
        <w:rPr>
          <w:rStyle w:val="affff4"/>
          <w:rFonts w:cstheme="minorBidi"/>
          <w:sz w:val="22"/>
          <w:szCs w:val="22"/>
          <w:highlight w:val="yellow"/>
          <w:rPrChange w:id="94" w:author="Yang Zhen SGH CDAY223" w:date="2026-01-20T16:53:00Z" w16du:dateUtc="2026-01-20T08:53:00Z">
            <w:rPr>
              <w:rStyle w:val="affff4"/>
              <w:rFonts w:cstheme="minorBidi"/>
              <w:sz w:val="22"/>
              <w:szCs w:val="22"/>
            </w:rPr>
          </w:rPrChange>
        </w:rPr>
        <w:commentReference w:id="90"/>
      </w:r>
      <w:r w:rsidR="00F1470D" w:rsidRPr="00BE56FB">
        <w:rPr>
          <w:rFonts w:cstheme="minorBidi" w:hint="eastAsia"/>
          <w:sz w:val="22"/>
          <w:highlight w:val="yellow"/>
          <w:rPrChange w:id="95" w:author="Yang Zhen SGH CDAY223" w:date="2026-01-20T16:53:00Z" w16du:dateUtc="2026-01-20T08:53:00Z">
            <w:rPr>
              <w:rFonts w:cstheme="minorBidi" w:hint="eastAsia"/>
              <w:sz w:val="22"/>
            </w:rPr>
          </w:rPrChange>
        </w:rPr>
        <w:t>）</w:t>
      </w:r>
      <w:ins w:id="96" w:author="Yang Zhen SGH CDAY223" w:date="2026-01-20T16:53:00Z" w16du:dateUtc="2026-01-20T08:53:00Z">
        <w:r w:rsidR="00047172">
          <w:rPr>
            <w:rFonts w:cstheme="minorBidi" w:hint="eastAsia"/>
            <w:sz w:val="22"/>
            <w:highlight w:val="yellow"/>
          </w:rPr>
          <w:t>是否考虑删除？</w:t>
        </w:r>
      </w:ins>
      <w:del w:id="97" w:author="Yang Zhen SGH CDAY223" w:date="2026-01-20T16:53:00Z" w16du:dateUtc="2026-01-20T08:53:00Z">
        <w:r w:rsidR="00A73D1A" w:rsidRPr="00BE56FB" w:rsidDel="00047172">
          <w:rPr>
            <w:rFonts w:cstheme="minorBidi" w:hint="eastAsia"/>
            <w:sz w:val="22"/>
            <w:highlight w:val="yellow"/>
            <w:rPrChange w:id="98" w:author="Yang Zhen SGH CDAY223" w:date="2026-01-20T16:53:00Z" w16du:dateUtc="2026-01-20T08:53:00Z">
              <w:rPr>
                <w:rFonts w:cstheme="minorBidi" w:hint="eastAsia"/>
                <w:sz w:val="22"/>
              </w:rPr>
            </w:rPrChange>
          </w:rPr>
          <w:delText>。</w:delText>
        </w:r>
      </w:del>
    </w:p>
    <w:p w14:paraId="62D06141" w14:textId="10305597" w:rsidR="004C6B58" w:rsidRPr="00BA301B" w:rsidRDefault="00680377" w:rsidP="00BA301B">
      <w:pPr>
        <w:widowControl/>
        <w:ind w:left="1320" w:firstLineChars="0" w:firstLine="0"/>
        <w:rPr>
          <w:rFonts w:cstheme="minorBidi"/>
          <w:sz w:val="22"/>
        </w:rPr>
      </w:pPr>
      <w:ins w:id="99" w:author="Yang Zhen SGH CDAY223" w:date="2026-01-20T14:51:00Z" w16du:dateUtc="2026-01-20T06:51:00Z">
        <w:r>
          <w:rPr>
            <w:rFonts w:cstheme="minorBidi" w:hint="eastAsia"/>
            <w:sz w:val="22"/>
          </w:rPr>
          <w:t xml:space="preserve">HDC </w:t>
        </w:r>
        <w:r w:rsidR="006C30BF">
          <w:rPr>
            <w:rFonts w:cstheme="minorBidi" w:hint="eastAsia"/>
            <w:sz w:val="22"/>
          </w:rPr>
          <w:t>激活情况下</w:t>
        </w:r>
      </w:ins>
      <w:ins w:id="100" w:author="Yang Zhen SGH CDAY223" w:date="2026-01-20T15:04:00Z" w16du:dateUtc="2026-01-20T07:04:00Z">
        <w:r w:rsidR="00B1038D">
          <w:rPr>
            <w:rFonts w:cstheme="minorBidi" w:hint="eastAsia"/>
            <w:sz w:val="22"/>
          </w:rPr>
          <w:t>（</w:t>
        </w:r>
      </w:ins>
      <w:ins w:id="101" w:author="Yang Zhen SGH CDAY223" w:date="2026-01-20T15:05:00Z" w16du:dateUtc="2026-01-20T07:05:00Z">
        <w:r w:rsidR="00B1038D">
          <w:rPr>
            <w:rFonts w:cstheme="minorBidi" w:hint="eastAsia"/>
            <w:sz w:val="22"/>
          </w:rPr>
          <w:t xml:space="preserve">VCU </w:t>
        </w:r>
        <w:r w:rsidR="00B1038D">
          <w:rPr>
            <w:rFonts w:cstheme="minorBidi" w:hint="eastAsia"/>
            <w:sz w:val="22"/>
          </w:rPr>
          <w:t>需要基于</w:t>
        </w:r>
        <w:r w:rsidR="00B1038D">
          <w:rPr>
            <w:rFonts w:cstheme="minorBidi" w:hint="eastAsia"/>
            <w:sz w:val="22"/>
          </w:rPr>
          <w:t xml:space="preserve">HDC </w:t>
        </w:r>
      </w:ins>
      <w:ins w:id="102" w:author="Yang Zhen SGH CDAY223" w:date="2026-01-20T15:04:00Z" w16du:dateUtc="2026-01-20T07:04:00Z">
        <w:r w:rsidR="00B1038D" w:rsidRPr="0020474E">
          <w:rPr>
            <w:rFonts w:cstheme="minorBidi" w:hint="eastAsia"/>
            <w:sz w:val="22"/>
          </w:rPr>
          <w:t>Active</w:t>
        </w:r>
        <w:r w:rsidR="00B1038D">
          <w:rPr>
            <w:rFonts w:cstheme="minorBidi" w:hint="eastAsia"/>
            <w:sz w:val="22"/>
          </w:rPr>
          <w:t xml:space="preserve"> flag</w:t>
        </w:r>
        <w:r w:rsidR="00B1038D">
          <w:rPr>
            <w:rFonts w:cstheme="minorBidi" w:hint="eastAsia"/>
            <w:sz w:val="22"/>
          </w:rPr>
          <w:t>）</w:t>
        </w:r>
      </w:ins>
      <w:ins w:id="103" w:author="Yang Zhen SGH CDAY223" w:date="2026-01-20T14:51:00Z" w16du:dateUtc="2026-01-20T06:51:00Z">
        <w:r w:rsidR="006C30BF">
          <w:rPr>
            <w:rFonts w:cstheme="minorBidi" w:hint="eastAsia"/>
            <w:sz w:val="22"/>
          </w:rPr>
          <w:t>，</w:t>
        </w:r>
        <w:r w:rsidR="006C30BF">
          <w:rPr>
            <w:rFonts w:cstheme="minorBidi" w:hint="eastAsia"/>
            <w:sz w:val="22"/>
          </w:rPr>
          <w:t xml:space="preserve"> VCU</w:t>
        </w:r>
      </w:ins>
      <w:ins w:id="104" w:author="Yang Zhen SGH CDAY223" w:date="2026-01-20T15:03:00Z" w16du:dateUtc="2026-01-20T07:03:00Z">
        <w:r w:rsidR="00F04730">
          <w:rPr>
            <w:rFonts w:cstheme="minorBidi" w:hint="eastAsia"/>
            <w:sz w:val="22"/>
          </w:rPr>
          <w:t>只</w:t>
        </w:r>
      </w:ins>
      <w:ins w:id="105" w:author="Yang Zhen SGH CDAY223" w:date="2026-01-20T14:51:00Z" w16du:dateUtc="2026-01-20T06:51:00Z">
        <w:r w:rsidR="006C30BF">
          <w:rPr>
            <w:rFonts w:cstheme="minorBidi" w:hint="eastAsia"/>
            <w:sz w:val="22"/>
          </w:rPr>
          <w:t>需要</w:t>
        </w:r>
      </w:ins>
      <w:ins w:id="106" w:author="Yang Zhen SGH CDAY223" w:date="2026-01-20T15:03:00Z" w16du:dateUtc="2026-01-20T07:03:00Z">
        <w:r w:rsidR="00874AED">
          <w:rPr>
            <w:rFonts w:cstheme="minorBidi" w:hint="eastAsia"/>
            <w:sz w:val="22"/>
          </w:rPr>
          <w:t>执行</w:t>
        </w:r>
        <w:r w:rsidR="00F04730">
          <w:rPr>
            <w:rFonts w:cstheme="minorBidi" w:hint="eastAsia"/>
            <w:sz w:val="22"/>
          </w:rPr>
          <w:t>HDC</w:t>
        </w:r>
        <w:r w:rsidR="00F04730">
          <w:rPr>
            <w:rFonts w:cstheme="minorBidi" w:hint="eastAsia"/>
            <w:sz w:val="22"/>
          </w:rPr>
          <w:t>的电制动扭矩（</w:t>
        </w:r>
      </w:ins>
      <w:ins w:id="107" w:author="Yang Zhen SGH CDAY223" w:date="2026-01-20T15:04:00Z" w16du:dateUtc="2026-01-20T07:04:00Z">
        <w:r w:rsidR="00F04730">
          <w:rPr>
            <w:rFonts w:cstheme="minorBidi" w:hint="eastAsia"/>
            <w:sz w:val="22"/>
          </w:rPr>
          <w:t xml:space="preserve">VCU </w:t>
        </w:r>
      </w:ins>
      <w:ins w:id="108" w:author="Yang Zhen SGH CDAY223" w:date="2026-01-20T15:05:00Z" w16du:dateUtc="2026-01-20T07:05:00Z">
        <w:r w:rsidR="00B1038D">
          <w:rPr>
            <w:rFonts w:cstheme="minorBidi" w:hint="eastAsia"/>
            <w:sz w:val="22"/>
          </w:rPr>
          <w:t>不再发送</w:t>
        </w:r>
      </w:ins>
      <w:ins w:id="109" w:author="Yang Zhen SGH CDAY223" w:date="2026-01-20T15:04:00Z" w16du:dateUtc="2026-01-20T07:04:00Z">
        <w:r w:rsidR="00B1038D">
          <w:rPr>
            <w:rFonts w:cstheme="minorBidi" w:hint="eastAsia"/>
            <w:sz w:val="22"/>
          </w:rPr>
          <w:t>coasting</w:t>
        </w:r>
        <w:r w:rsidR="00B1038D">
          <w:rPr>
            <w:rFonts w:cstheme="minorBidi" w:hint="eastAsia"/>
            <w:sz w:val="22"/>
          </w:rPr>
          <w:t>请求</w:t>
        </w:r>
      </w:ins>
      <w:ins w:id="110" w:author="Yang Zhen SGH CDAY223" w:date="2026-01-20T15:03:00Z" w16du:dateUtc="2026-01-20T07:03:00Z">
        <w:r w:rsidR="00F04730">
          <w:rPr>
            <w:rFonts w:cstheme="minorBidi" w:hint="eastAsia"/>
            <w:sz w:val="22"/>
          </w:rPr>
          <w:t>）</w:t>
        </w:r>
      </w:ins>
      <w:ins w:id="111" w:author="Yang Zhen SGH CDAY223" w:date="2026-01-20T15:05:00Z" w16du:dateUtc="2026-01-20T07:05:00Z">
        <w:r w:rsidR="00B1038D">
          <w:rPr>
            <w:rFonts w:cstheme="minorBidi" w:hint="eastAsia"/>
            <w:sz w:val="22"/>
          </w:rPr>
          <w:t>。</w:t>
        </w:r>
      </w:ins>
    </w:p>
    <w:p w14:paraId="0613CB28" w14:textId="22A4BC51" w:rsidR="009B2261" w:rsidRPr="0020474E" w:rsidRDefault="00D66178" w:rsidP="00811C2D">
      <w:pPr>
        <w:pStyle w:val="affff7"/>
        <w:widowControl/>
        <w:numPr>
          <w:ilvl w:val="2"/>
          <w:numId w:val="15"/>
        </w:numPr>
        <w:ind w:firstLineChars="0"/>
        <w:rPr>
          <w:rFonts w:cstheme="minorBidi"/>
          <w:sz w:val="22"/>
        </w:rPr>
      </w:pPr>
      <w:r w:rsidRPr="0020474E">
        <w:rPr>
          <w:rFonts w:cstheme="minorBidi" w:hint="eastAsia"/>
          <w:sz w:val="22"/>
        </w:rPr>
        <w:t>在激活状态（</w:t>
      </w:r>
      <w:r w:rsidRPr="0020474E">
        <w:rPr>
          <w:rFonts w:cstheme="minorBidi" w:hint="eastAsia"/>
          <w:sz w:val="22"/>
        </w:rPr>
        <w:t>Active</w:t>
      </w:r>
      <w:r w:rsidRPr="0020474E">
        <w:rPr>
          <w:rFonts w:cstheme="minorBidi" w:hint="eastAsia"/>
          <w:sz w:val="22"/>
        </w:rPr>
        <w:t>）下</w:t>
      </w:r>
      <w:r w:rsidR="004D6352" w:rsidRPr="0020474E">
        <w:rPr>
          <w:rFonts w:cstheme="minorBidi" w:hint="eastAsia"/>
          <w:sz w:val="22"/>
        </w:rPr>
        <w:t>触发</w:t>
      </w:r>
      <w:r w:rsidR="00820D8B" w:rsidRPr="0020474E">
        <w:rPr>
          <w:rFonts w:cstheme="minorBidi" w:hint="eastAsia"/>
          <w:sz w:val="22"/>
        </w:rPr>
        <w:t>待命</w:t>
      </w:r>
      <w:r w:rsidR="009F7A55" w:rsidRPr="0020474E">
        <w:rPr>
          <w:rFonts w:cstheme="minorBidi" w:hint="eastAsia"/>
          <w:sz w:val="22"/>
        </w:rPr>
        <w:t>（</w:t>
      </w:r>
      <w:r w:rsidR="007C4F40" w:rsidRPr="0020474E">
        <w:rPr>
          <w:rFonts w:cstheme="minorBidi" w:hint="eastAsia"/>
          <w:sz w:val="22"/>
        </w:rPr>
        <w:t>Passive</w:t>
      </w:r>
      <w:r w:rsidR="009F7A55" w:rsidRPr="0020474E">
        <w:rPr>
          <w:rFonts w:cstheme="minorBidi" w:hint="eastAsia"/>
          <w:sz w:val="22"/>
        </w:rPr>
        <w:t>）</w:t>
      </w:r>
      <w:r w:rsidR="00F72904" w:rsidRPr="0020474E">
        <w:rPr>
          <w:rFonts w:cstheme="minorBidi" w:hint="eastAsia"/>
          <w:sz w:val="22"/>
        </w:rPr>
        <w:t>状态条件</w:t>
      </w:r>
      <w:r w:rsidR="009B2261" w:rsidRPr="0020474E">
        <w:rPr>
          <w:rFonts w:cstheme="minorBidi" w:hint="eastAsia"/>
          <w:sz w:val="22"/>
        </w:rPr>
        <w:t>：</w:t>
      </w:r>
    </w:p>
    <w:p w14:paraId="236DB9D1" w14:textId="3CA5E8E7" w:rsidR="00751A7C" w:rsidRPr="0020474E" w:rsidRDefault="00751A7C" w:rsidP="00751A7C">
      <w:pPr>
        <w:pStyle w:val="affff7"/>
        <w:widowControl/>
        <w:ind w:leftChars="638" w:left="1340" w:firstLineChars="0" w:firstLine="0"/>
        <w:rPr>
          <w:rFonts w:cstheme="minorBidi"/>
          <w:sz w:val="22"/>
        </w:rPr>
      </w:pPr>
      <w:r w:rsidRPr="0020474E">
        <w:rPr>
          <w:rFonts w:cstheme="minorBidi" w:hint="eastAsia"/>
          <w:sz w:val="22"/>
        </w:rPr>
        <w:t>HDC</w:t>
      </w:r>
      <w:r w:rsidRPr="0020474E">
        <w:rPr>
          <w:rFonts w:cstheme="minorBidi" w:hint="eastAsia"/>
          <w:sz w:val="22"/>
        </w:rPr>
        <w:t>功能立刻进入</w:t>
      </w:r>
      <w:r w:rsidR="00A56BAC" w:rsidRPr="0020474E">
        <w:rPr>
          <w:rFonts w:cstheme="minorBidi" w:hint="eastAsia"/>
          <w:sz w:val="22"/>
        </w:rPr>
        <w:t>待命</w:t>
      </w:r>
      <w:r w:rsidRPr="0020474E">
        <w:rPr>
          <w:rFonts w:cstheme="minorBidi" w:hint="eastAsia"/>
          <w:sz w:val="22"/>
        </w:rPr>
        <w:t>Passive</w:t>
      </w:r>
      <w:r w:rsidRPr="0020474E">
        <w:rPr>
          <w:rFonts w:cstheme="minorBidi" w:hint="eastAsia"/>
          <w:sz w:val="22"/>
        </w:rPr>
        <w:t>状态，此时</w:t>
      </w:r>
      <w:r w:rsidRPr="0020474E">
        <w:rPr>
          <w:rFonts w:cstheme="minorBidi" w:hint="eastAsia"/>
          <w:sz w:val="22"/>
        </w:rPr>
        <w:t>HDC</w:t>
      </w:r>
      <w:r w:rsidRPr="0020474E">
        <w:rPr>
          <w:rFonts w:cstheme="minorBidi" w:hint="eastAsia"/>
          <w:sz w:val="22"/>
        </w:rPr>
        <w:t>功能灯保持常亮，</w:t>
      </w:r>
      <w:r w:rsidRPr="0020474E">
        <w:rPr>
          <w:rFonts w:cstheme="minorBidi" w:hint="eastAsia"/>
          <w:sz w:val="22"/>
        </w:rPr>
        <w:t xml:space="preserve"> VCU</w:t>
      </w:r>
      <w:r w:rsidRPr="0020474E">
        <w:rPr>
          <w:rFonts w:cstheme="minorBidi" w:hint="eastAsia"/>
          <w:sz w:val="22"/>
        </w:rPr>
        <w:t>和</w:t>
      </w:r>
      <w:r w:rsidRPr="0020474E">
        <w:rPr>
          <w:rFonts w:cstheme="minorBidi" w:hint="eastAsia"/>
          <w:sz w:val="22"/>
        </w:rPr>
        <w:t>VMC</w:t>
      </w:r>
      <w:r w:rsidRPr="0020474E">
        <w:rPr>
          <w:rFonts w:cstheme="minorBidi" w:hint="eastAsia"/>
          <w:sz w:val="22"/>
        </w:rPr>
        <w:t>会断开握手，</w:t>
      </w:r>
      <w:r w:rsidRPr="0020474E">
        <w:rPr>
          <w:rFonts w:cstheme="minorBidi" w:hint="eastAsia"/>
          <w:sz w:val="22"/>
        </w:rPr>
        <w:t>VCU</w:t>
      </w:r>
      <w:r w:rsidRPr="0020474E">
        <w:rPr>
          <w:rFonts w:cstheme="minorBidi" w:hint="eastAsia"/>
          <w:sz w:val="22"/>
        </w:rPr>
        <w:t>不再执行</w:t>
      </w:r>
      <w:r w:rsidRPr="0020474E">
        <w:rPr>
          <w:rFonts w:cstheme="minorBidi" w:hint="eastAsia"/>
          <w:sz w:val="22"/>
        </w:rPr>
        <w:t>VMC</w:t>
      </w:r>
      <w:r w:rsidRPr="0020474E">
        <w:rPr>
          <w:rFonts w:cstheme="minorBidi" w:hint="eastAsia"/>
          <w:sz w:val="22"/>
        </w:rPr>
        <w:t>的电制动请求</w:t>
      </w:r>
      <w:r w:rsidR="004D6352" w:rsidRPr="0020474E">
        <w:rPr>
          <w:rFonts w:cstheme="minorBidi" w:hint="eastAsia"/>
          <w:sz w:val="22"/>
        </w:rPr>
        <w:t>. VCU</w:t>
      </w:r>
      <w:r w:rsidR="004D6352" w:rsidRPr="0020474E">
        <w:rPr>
          <w:rFonts w:cstheme="minorBidi" w:hint="eastAsia"/>
          <w:sz w:val="22"/>
        </w:rPr>
        <w:t>需要根据驾驶员请求重新接管驱动和电制动请求</w:t>
      </w:r>
      <w:r w:rsidR="001A53DD">
        <w:rPr>
          <w:rFonts w:cstheme="minorBidi" w:hint="eastAsia"/>
          <w:sz w:val="22"/>
        </w:rPr>
        <w:t>，</w:t>
      </w:r>
      <w:r w:rsidR="001A53DD">
        <w:rPr>
          <w:rFonts w:cstheme="minorBidi" w:hint="eastAsia"/>
          <w:sz w:val="22"/>
        </w:rPr>
        <w:t xml:space="preserve"> VCU </w:t>
      </w:r>
      <w:r w:rsidR="001A53DD">
        <w:rPr>
          <w:rFonts w:cstheme="minorBidi" w:hint="eastAsia"/>
          <w:sz w:val="22"/>
        </w:rPr>
        <w:t>负责握手平顺性</w:t>
      </w:r>
      <w:r w:rsidR="00DF204C">
        <w:rPr>
          <w:rFonts w:cstheme="minorBidi" w:hint="eastAsia"/>
          <w:sz w:val="22"/>
        </w:rPr>
        <w:t xml:space="preserve"> </w:t>
      </w:r>
      <w:r w:rsidR="00DF204C">
        <w:rPr>
          <w:rFonts w:cstheme="minorBidi" w:hint="eastAsia"/>
          <w:sz w:val="22"/>
        </w:rPr>
        <w:t>（</w:t>
      </w:r>
      <w:r w:rsidR="00C65472">
        <w:rPr>
          <w:rFonts w:cstheme="minorBidi" w:hint="eastAsia"/>
          <w:sz w:val="22"/>
        </w:rPr>
        <w:t>谁握手谁负责</w:t>
      </w:r>
      <w:r w:rsidR="00845F40">
        <w:rPr>
          <w:rFonts w:cstheme="minorBidi" w:hint="eastAsia"/>
          <w:sz w:val="22"/>
        </w:rPr>
        <w:t>平顺性</w:t>
      </w:r>
      <w:r w:rsidR="00DF204C">
        <w:rPr>
          <w:rFonts w:cstheme="minorBidi" w:hint="eastAsia"/>
          <w:sz w:val="22"/>
        </w:rPr>
        <w:t>）</w:t>
      </w:r>
      <w:r w:rsidR="004D6352" w:rsidRPr="0020474E">
        <w:rPr>
          <w:rFonts w:cstheme="minorBidi" w:hint="eastAsia"/>
          <w:sz w:val="22"/>
        </w:rPr>
        <w:t>。</w:t>
      </w:r>
    </w:p>
    <w:p w14:paraId="0D9A2BD7" w14:textId="77777777" w:rsidR="00751A7C" w:rsidRPr="0020474E" w:rsidRDefault="00751A7C" w:rsidP="00751A7C">
      <w:pPr>
        <w:pStyle w:val="affff7"/>
        <w:widowControl/>
        <w:ind w:left="1320" w:firstLineChars="0" w:firstLine="0"/>
        <w:rPr>
          <w:rFonts w:cstheme="minorBidi"/>
          <w:sz w:val="22"/>
        </w:rPr>
      </w:pPr>
    </w:p>
    <w:p w14:paraId="219F374B" w14:textId="3F0B30C3" w:rsidR="00EF4951" w:rsidRPr="0020474E" w:rsidRDefault="004D6352" w:rsidP="004D6352">
      <w:pPr>
        <w:pStyle w:val="affff7"/>
        <w:widowControl/>
        <w:numPr>
          <w:ilvl w:val="2"/>
          <w:numId w:val="15"/>
        </w:numPr>
        <w:ind w:firstLineChars="0"/>
        <w:rPr>
          <w:rFonts w:cstheme="minorBidi"/>
          <w:sz w:val="22"/>
        </w:rPr>
      </w:pPr>
      <w:r w:rsidRPr="0020474E">
        <w:rPr>
          <w:rFonts w:cstheme="minorBidi" w:hint="eastAsia"/>
          <w:sz w:val="22"/>
        </w:rPr>
        <w:t>在待命状态（</w:t>
      </w:r>
      <w:r w:rsidRPr="0020474E">
        <w:rPr>
          <w:rFonts w:cstheme="minorBidi" w:hint="eastAsia"/>
          <w:sz w:val="22"/>
        </w:rPr>
        <w:t>Passive</w:t>
      </w:r>
      <w:r w:rsidRPr="0020474E">
        <w:rPr>
          <w:rFonts w:cstheme="minorBidi" w:hint="eastAsia"/>
          <w:sz w:val="22"/>
        </w:rPr>
        <w:t>）下如果满足所有激活（</w:t>
      </w:r>
      <w:r w:rsidRPr="0020474E">
        <w:rPr>
          <w:rFonts w:cstheme="minorBidi" w:hint="eastAsia"/>
          <w:sz w:val="22"/>
        </w:rPr>
        <w:t>Active</w:t>
      </w:r>
      <w:r w:rsidRPr="0020474E">
        <w:rPr>
          <w:rFonts w:cstheme="minorBidi" w:hint="eastAsia"/>
          <w:sz w:val="22"/>
        </w:rPr>
        <w:t>）状态条件，</w:t>
      </w:r>
      <w:r w:rsidRPr="0020474E">
        <w:rPr>
          <w:rFonts w:cstheme="minorBidi" w:hint="eastAsia"/>
          <w:sz w:val="22"/>
        </w:rPr>
        <w:t xml:space="preserve"> </w:t>
      </w:r>
      <w:r w:rsidR="005D642C" w:rsidRPr="0020474E">
        <w:rPr>
          <w:rFonts w:cstheme="minorBidi" w:hint="eastAsia"/>
          <w:sz w:val="22"/>
        </w:rPr>
        <w:t>HDC</w:t>
      </w:r>
      <w:r w:rsidR="005D642C" w:rsidRPr="0020474E">
        <w:rPr>
          <w:rFonts w:cstheme="minorBidi" w:hint="eastAsia"/>
          <w:sz w:val="22"/>
        </w:rPr>
        <w:t>功能会再次进入</w:t>
      </w:r>
      <w:r w:rsidR="005D642C" w:rsidRPr="0020474E">
        <w:rPr>
          <w:rFonts w:cstheme="minorBidi" w:hint="eastAsia"/>
          <w:sz w:val="22"/>
        </w:rPr>
        <w:t>Active</w:t>
      </w:r>
      <w:r w:rsidR="005D642C" w:rsidRPr="0020474E">
        <w:rPr>
          <w:rFonts w:cstheme="minorBidi" w:hint="eastAsia"/>
          <w:sz w:val="22"/>
        </w:rPr>
        <w:t>条件</w:t>
      </w:r>
      <w:r w:rsidR="000D6B18" w:rsidRPr="0020474E">
        <w:rPr>
          <w:rFonts w:cstheme="minorBidi" w:hint="eastAsia"/>
          <w:sz w:val="22"/>
        </w:rPr>
        <w:t>，</w:t>
      </w:r>
      <w:r w:rsidR="00B6336D" w:rsidRPr="0020474E">
        <w:rPr>
          <w:rFonts w:cstheme="minorBidi" w:hint="eastAsia"/>
          <w:sz w:val="22"/>
        </w:rPr>
        <w:t>此时仪表盘</w:t>
      </w:r>
      <w:r w:rsidR="00B6336D" w:rsidRPr="0020474E">
        <w:rPr>
          <w:rFonts w:cstheme="minorBidi" w:hint="eastAsia"/>
          <w:sz w:val="22"/>
        </w:rPr>
        <w:t>HDC</w:t>
      </w:r>
      <w:r w:rsidR="00B6336D" w:rsidRPr="0020474E">
        <w:rPr>
          <w:rFonts w:cstheme="minorBidi" w:hint="eastAsia"/>
          <w:sz w:val="22"/>
        </w:rPr>
        <w:t>功能灯重新闪烁。</w:t>
      </w:r>
      <w:r w:rsidR="000D6B18" w:rsidRPr="0020474E">
        <w:rPr>
          <w:rFonts w:cstheme="minorBidi" w:hint="eastAsia"/>
          <w:sz w:val="22"/>
        </w:rPr>
        <w:t>VMC</w:t>
      </w:r>
      <w:r w:rsidR="000D6B18" w:rsidRPr="0020474E">
        <w:rPr>
          <w:rFonts w:cstheme="minorBidi" w:hint="eastAsia"/>
          <w:sz w:val="22"/>
        </w:rPr>
        <w:t>电制动接口重新与</w:t>
      </w:r>
      <w:r w:rsidR="00251354" w:rsidRPr="0020474E">
        <w:rPr>
          <w:rFonts w:cstheme="minorBidi" w:hint="eastAsia"/>
          <w:sz w:val="22"/>
        </w:rPr>
        <w:t>VCU</w:t>
      </w:r>
      <w:r w:rsidR="000C768B" w:rsidRPr="0020474E">
        <w:rPr>
          <w:rFonts w:cstheme="minorBidi" w:hint="eastAsia"/>
          <w:sz w:val="22"/>
        </w:rPr>
        <w:t>建立握手，请求电制动控制。</w:t>
      </w:r>
    </w:p>
    <w:p w14:paraId="5BDE2EDB" w14:textId="77777777" w:rsidR="0057594F" w:rsidRPr="0020474E" w:rsidRDefault="0057594F" w:rsidP="004D6352">
      <w:pPr>
        <w:pStyle w:val="affff7"/>
        <w:widowControl/>
        <w:numPr>
          <w:ilvl w:val="2"/>
          <w:numId w:val="15"/>
        </w:numPr>
        <w:ind w:firstLineChars="0"/>
        <w:rPr>
          <w:rFonts w:cstheme="minorBidi"/>
          <w:sz w:val="22"/>
        </w:rPr>
      </w:pPr>
    </w:p>
    <w:p w14:paraId="599D5826" w14:textId="20B7E582" w:rsidR="00965191" w:rsidRPr="0020474E" w:rsidRDefault="00965191" w:rsidP="004D6352">
      <w:pPr>
        <w:pStyle w:val="affff7"/>
        <w:widowControl/>
        <w:numPr>
          <w:ilvl w:val="2"/>
          <w:numId w:val="15"/>
        </w:numPr>
        <w:ind w:firstLineChars="0"/>
        <w:rPr>
          <w:rFonts w:cstheme="minorBidi"/>
          <w:sz w:val="22"/>
        </w:rPr>
      </w:pPr>
      <w:r w:rsidRPr="0020474E">
        <w:rPr>
          <w:rFonts w:cstheme="minorBidi" w:hint="eastAsia"/>
          <w:sz w:val="22"/>
        </w:rPr>
        <w:t>当驾驶员</w:t>
      </w:r>
      <w:r w:rsidR="00CC68F0" w:rsidRPr="0020474E">
        <w:rPr>
          <w:rFonts w:cstheme="minorBidi" w:hint="eastAsia"/>
          <w:sz w:val="22"/>
        </w:rPr>
        <w:t>手动</w:t>
      </w:r>
      <w:r w:rsidRPr="0020474E">
        <w:rPr>
          <w:rFonts w:cstheme="minorBidi" w:hint="eastAsia"/>
          <w:sz w:val="22"/>
        </w:rPr>
        <w:t>关闭</w:t>
      </w:r>
      <w:r w:rsidR="009E04BB" w:rsidRPr="0020474E">
        <w:rPr>
          <w:rFonts w:cstheme="minorBidi" w:hint="eastAsia"/>
          <w:sz w:val="22"/>
        </w:rPr>
        <w:t>HDC</w:t>
      </w:r>
      <w:r w:rsidR="009E04BB" w:rsidRPr="0020474E">
        <w:rPr>
          <w:rFonts w:cstheme="minorBidi" w:hint="eastAsia"/>
          <w:sz w:val="22"/>
        </w:rPr>
        <w:t>开关，</w:t>
      </w:r>
      <w:r w:rsidR="00514A33" w:rsidRPr="0020474E">
        <w:rPr>
          <w:rFonts w:cstheme="minorBidi" w:hint="eastAsia"/>
          <w:sz w:val="22"/>
        </w:rPr>
        <w:t>HDC</w:t>
      </w:r>
      <w:r w:rsidR="00514A33" w:rsidRPr="0020474E">
        <w:rPr>
          <w:rFonts w:cstheme="minorBidi" w:hint="eastAsia"/>
          <w:sz w:val="22"/>
        </w:rPr>
        <w:t>功能会退出，</w:t>
      </w:r>
      <w:r w:rsidR="00AC0309" w:rsidRPr="0020474E">
        <w:rPr>
          <w:rFonts w:cstheme="minorBidi" w:hint="eastAsia"/>
          <w:sz w:val="22"/>
        </w:rPr>
        <w:t>此时</w:t>
      </w:r>
      <w:r w:rsidR="00AC0309" w:rsidRPr="0020474E">
        <w:rPr>
          <w:rFonts w:cstheme="minorBidi" w:hint="eastAsia"/>
          <w:sz w:val="22"/>
        </w:rPr>
        <w:t>HDC</w:t>
      </w:r>
      <w:r w:rsidR="00AC0309" w:rsidRPr="0020474E">
        <w:rPr>
          <w:rFonts w:cstheme="minorBidi" w:hint="eastAsia"/>
          <w:sz w:val="22"/>
        </w:rPr>
        <w:t>功能灯关闭</w:t>
      </w:r>
      <w:r w:rsidR="008009B1" w:rsidRPr="0020474E">
        <w:rPr>
          <w:rFonts w:cstheme="minorBidi" w:hint="eastAsia"/>
          <w:sz w:val="22"/>
        </w:rPr>
        <w:t>，</w:t>
      </w:r>
      <w:r w:rsidR="008009B1" w:rsidRPr="0020474E">
        <w:rPr>
          <w:rFonts w:cstheme="minorBidi" w:hint="eastAsia"/>
          <w:sz w:val="22"/>
        </w:rPr>
        <w:t xml:space="preserve"> </w:t>
      </w:r>
      <w:r w:rsidR="008009B1" w:rsidRPr="0020474E">
        <w:rPr>
          <w:rFonts w:cstheme="minorBidi" w:hint="eastAsia"/>
          <w:sz w:val="22"/>
        </w:rPr>
        <w:t>此时</w:t>
      </w:r>
      <w:r w:rsidR="008009B1" w:rsidRPr="0020474E">
        <w:rPr>
          <w:rFonts w:cstheme="minorBidi" w:hint="eastAsia"/>
          <w:sz w:val="22"/>
        </w:rPr>
        <w:t>VCU</w:t>
      </w:r>
      <w:r w:rsidR="008009B1" w:rsidRPr="0020474E">
        <w:rPr>
          <w:rFonts w:cstheme="minorBidi" w:hint="eastAsia"/>
          <w:sz w:val="22"/>
        </w:rPr>
        <w:t>和</w:t>
      </w:r>
      <w:r w:rsidR="008009B1" w:rsidRPr="0020474E">
        <w:rPr>
          <w:rFonts w:cstheme="minorBidi" w:hint="eastAsia"/>
          <w:sz w:val="22"/>
        </w:rPr>
        <w:t>VMC</w:t>
      </w:r>
      <w:r w:rsidR="00452446" w:rsidRPr="0020474E">
        <w:rPr>
          <w:rFonts w:cstheme="minorBidi" w:hint="eastAsia"/>
          <w:sz w:val="22"/>
        </w:rPr>
        <w:t>处于</w:t>
      </w:r>
      <w:r w:rsidR="008009B1" w:rsidRPr="0020474E">
        <w:rPr>
          <w:rFonts w:cstheme="minorBidi" w:hint="eastAsia"/>
          <w:sz w:val="22"/>
        </w:rPr>
        <w:t>断开握手</w:t>
      </w:r>
      <w:r w:rsidR="00452446" w:rsidRPr="0020474E">
        <w:rPr>
          <w:rFonts w:cstheme="minorBidi" w:hint="eastAsia"/>
          <w:sz w:val="22"/>
        </w:rPr>
        <w:t>状态</w:t>
      </w:r>
      <w:r w:rsidR="00AC0309" w:rsidRPr="0020474E">
        <w:rPr>
          <w:rFonts w:cstheme="minorBidi" w:hint="eastAsia"/>
          <w:sz w:val="22"/>
        </w:rPr>
        <w:t>。</w:t>
      </w:r>
    </w:p>
    <w:p w14:paraId="360F3559" w14:textId="77777777" w:rsidR="00990FD1" w:rsidRDefault="00990FD1" w:rsidP="00EF4951">
      <w:pPr>
        <w:pStyle w:val="affff7"/>
        <w:widowControl/>
        <w:ind w:left="1320" w:firstLineChars="0" w:firstLine="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7FC97B1B" w:rsidR="005F5C96" w:rsidRDefault="00B10C61" w:rsidP="005D60E8">
      <w:pPr>
        <w:pStyle w:val="affff7"/>
        <w:widowControl/>
        <w:numPr>
          <w:ilvl w:val="0"/>
          <w:numId w:val="15"/>
        </w:numPr>
        <w:ind w:firstLineChars="0"/>
        <w:rPr>
          <w:rFonts w:cstheme="minorBidi"/>
          <w:sz w:val="22"/>
        </w:rPr>
      </w:pPr>
      <w:r>
        <w:rPr>
          <w:rFonts w:cstheme="minorBidi" w:hint="eastAsia"/>
          <w:b/>
          <w:bCs/>
          <w:sz w:val="22"/>
        </w:rPr>
        <w:t>制动执行器</w:t>
      </w:r>
      <w:r w:rsidR="005D60E8">
        <w:rPr>
          <w:rFonts w:cstheme="minorBidi" w:hint="eastAsia"/>
          <w:sz w:val="22"/>
        </w:rPr>
        <w:t>：</w:t>
      </w:r>
      <w:r w:rsidR="005D60E8">
        <w:rPr>
          <w:rFonts w:cstheme="minorBidi" w:hint="eastAsia"/>
          <w:sz w:val="22"/>
        </w:rPr>
        <w:t xml:space="preserve">HDC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del w:id="112" w:author="Yang Zhen SGH CDAY223" w:date="2026-01-19T15:16:00Z" w16du:dateUtc="2026-01-19T07:16:00Z">
        <w:r w:rsidRPr="00A22CD0" w:rsidDel="00A22CD0">
          <w:rPr>
            <w:rFonts w:cstheme="minorBidi" w:hint="eastAsia"/>
            <w:sz w:val="22"/>
            <w:highlight w:val="yellow"/>
            <w:rPrChange w:id="113" w:author="Yang Zhen SGH CDAY223" w:date="2026-01-19T15:17:00Z" w16du:dateUtc="2026-01-19T07:17:00Z">
              <w:rPr>
                <w:rFonts w:cstheme="minorBidi" w:hint="eastAsia"/>
                <w:sz w:val="22"/>
              </w:rPr>
            </w:rPrChange>
          </w:rPr>
          <w:delText>叠加</w:delText>
        </w:r>
      </w:del>
      <w:ins w:id="114" w:author="Yang Zhen SGH CDAY223" w:date="2026-01-19T15:16:00Z" w16du:dateUtc="2026-01-19T07:16:00Z">
        <w:r w:rsidR="00A22CD0" w:rsidRPr="00A22CD0">
          <w:rPr>
            <w:rFonts w:cstheme="minorBidi" w:hint="eastAsia"/>
            <w:sz w:val="22"/>
            <w:highlight w:val="yellow"/>
            <w:rPrChange w:id="115" w:author="Yang Zhen SGH CDAY223" w:date="2026-01-19T15:17:00Z" w16du:dateUtc="2026-01-19T07:17:00Z">
              <w:rPr>
                <w:rFonts w:cstheme="minorBidi" w:hint="eastAsia"/>
                <w:sz w:val="22"/>
              </w:rPr>
            </w:rPrChange>
          </w:rPr>
          <w:t>整车总的</w:t>
        </w:r>
      </w:ins>
      <w:ins w:id="116" w:author="Yang Zhen SGH CDAY223" w:date="2026-01-19T15:32:00Z" w16du:dateUtc="2026-01-19T07:32:00Z">
        <w:r w:rsidR="00FC52F3">
          <w:rPr>
            <w:rFonts w:cstheme="minorBidi" w:hint="eastAsia"/>
            <w:sz w:val="22"/>
            <w:highlight w:val="yellow"/>
          </w:rPr>
          <w:t>液压</w:t>
        </w:r>
      </w:ins>
      <w:r w:rsidR="005D60E8" w:rsidRPr="00A22CD0">
        <w:rPr>
          <w:rFonts w:cstheme="minorBidi" w:hint="eastAsia"/>
          <w:sz w:val="22"/>
          <w:highlight w:val="yellow"/>
          <w:rPrChange w:id="117" w:author="Yang Zhen SGH CDAY223" w:date="2026-01-19T15:17:00Z" w16du:dateUtc="2026-01-19T07:17:00Z">
            <w:rPr>
              <w:rFonts w:cstheme="minorBidi" w:hint="eastAsia"/>
              <w:sz w:val="22"/>
            </w:rPr>
          </w:rPrChange>
        </w:rPr>
        <w:t>制动扭矩发给</w:t>
      </w:r>
      <w:r w:rsidRPr="00A22CD0">
        <w:rPr>
          <w:rFonts w:cstheme="minorBidi" w:hint="eastAsia"/>
          <w:sz w:val="22"/>
          <w:highlight w:val="yellow"/>
          <w:rPrChange w:id="118" w:author="Yang Zhen SGH CDAY223" w:date="2026-01-19T15:17:00Z" w16du:dateUtc="2026-01-19T07:17:00Z">
            <w:rPr>
              <w:rFonts w:cstheme="minorBidi" w:hint="eastAsia"/>
              <w:sz w:val="22"/>
            </w:rPr>
          </w:rPrChange>
        </w:rPr>
        <w:t>制动</w:t>
      </w:r>
      <w:ins w:id="119" w:author="Yang Zhen SGH CDAY223" w:date="2026-01-19T15:32:00Z" w16du:dateUtc="2026-01-19T07:32:00Z">
        <w:r w:rsidR="00FC52F3">
          <w:rPr>
            <w:rFonts w:cstheme="minorBidi" w:hint="eastAsia"/>
            <w:sz w:val="22"/>
            <w:highlight w:val="yellow"/>
          </w:rPr>
          <w:t>执行器</w:t>
        </w:r>
      </w:ins>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B27C6">
        <w:rPr>
          <w:rFonts w:cstheme="minorBidi" w:hint="eastAsia"/>
          <w:sz w:val="22"/>
        </w:rPr>
        <w:t>HDC</w:t>
      </w:r>
      <w:r w:rsidR="009B27C6">
        <w:rPr>
          <w:rFonts w:cstheme="minorBidi" w:hint="eastAsia"/>
          <w:sz w:val="22"/>
        </w:rPr>
        <w:t>激活过程中，</w:t>
      </w:r>
      <w:r w:rsidR="00D02406">
        <w:rPr>
          <w:rFonts w:cstheme="minorBidi" w:hint="eastAsia"/>
          <w:sz w:val="22"/>
        </w:rPr>
        <w:t>制动无需因为</w:t>
      </w:r>
      <w:r w:rsidR="00D02406">
        <w:rPr>
          <w:rFonts w:cstheme="minorBidi" w:hint="eastAsia"/>
          <w:sz w:val="22"/>
        </w:rPr>
        <w:t>HDC</w:t>
      </w:r>
      <w:r w:rsidR="00D02406">
        <w:rPr>
          <w:rFonts w:cstheme="minorBidi" w:hint="eastAsia"/>
          <w:sz w:val="22"/>
        </w:rPr>
        <w:t>功能关闭任何其他</w:t>
      </w:r>
      <w:r w:rsidR="00894A1E">
        <w:rPr>
          <w:rFonts w:cstheme="minorBidi" w:hint="eastAsia"/>
          <w:sz w:val="22"/>
        </w:rPr>
        <w:t>功能。需要注意：</w:t>
      </w:r>
      <w:r w:rsidR="00894A1E">
        <w:rPr>
          <w:rFonts w:cstheme="minorBidi"/>
          <w:sz w:val="22"/>
        </w:rPr>
        <w:t xml:space="preserve"> </w:t>
      </w:r>
    </w:p>
    <w:p w14:paraId="03ECD73D" w14:textId="13110B29" w:rsidR="003F1650" w:rsidDel="00232A71" w:rsidRDefault="00CE6052" w:rsidP="00232A71">
      <w:pPr>
        <w:pStyle w:val="affff7"/>
        <w:widowControl/>
        <w:numPr>
          <w:ilvl w:val="2"/>
          <w:numId w:val="15"/>
        </w:numPr>
        <w:ind w:firstLineChars="0"/>
        <w:rPr>
          <w:del w:id="120" w:author="Yang Zhen SGH CDAY223" w:date="2026-01-19T15:18:00Z" w16du:dateUtc="2026-01-19T07:18:00Z"/>
          <w:rFonts w:cstheme="minorBidi"/>
          <w:sz w:val="22"/>
        </w:rPr>
      </w:pPr>
      <w:del w:id="121" w:author="Yang Zhen SGH CDAY223" w:date="2026-01-19T15:17:00Z" w16du:dateUtc="2026-01-19T07:17:00Z">
        <w:r w:rsidDel="00B204B9">
          <w:rPr>
            <w:rFonts w:cstheme="minorBidi" w:hint="eastAsia"/>
            <w:sz w:val="22"/>
          </w:rPr>
          <w:delText>默认</w:delText>
        </w:r>
        <w:r w:rsidDel="00B204B9">
          <w:rPr>
            <w:rFonts w:cstheme="minorBidi" w:hint="eastAsia"/>
            <w:sz w:val="22"/>
          </w:rPr>
          <w:delText>HDC</w:delText>
        </w:r>
        <w:r w:rsidDel="00B204B9">
          <w:rPr>
            <w:rFonts w:cstheme="minorBidi" w:hint="eastAsia"/>
            <w:sz w:val="22"/>
          </w:rPr>
          <w:delText>激活</w:delText>
        </w:r>
        <w:r w:rsidR="00F4072A" w:rsidDel="00B204B9">
          <w:rPr>
            <w:rFonts w:cstheme="minorBidi" w:hint="eastAsia"/>
            <w:sz w:val="22"/>
          </w:rPr>
          <w:delText>状态（</w:delText>
        </w:r>
        <w:r w:rsidR="00F4072A" w:rsidDel="00B204B9">
          <w:rPr>
            <w:rFonts w:cstheme="minorBidi" w:hint="eastAsia"/>
            <w:sz w:val="22"/>
          </w:rPr>
          <w:delText>Active</w:delText>
        </w:r>
        <w:r w:rsidR="00F4072A" w:rsidDel="00B204B9">
          <w:rPr>
            <w:rFonts w:cstheme="minorBidi" w:hint="eastAsia"/>
            <w:sz w:val="22"/>
          </w:rPr>
          <w:delText>）</w:delText>
        </w:r>
        <w:r w:rsidDel="00B204B9">
          <w:rPr>
            <w:rFonts w:cstheme="minorBidi" w:hint="eastAsia"/>
            <w:sz w:val="22"/>
          </w:rPr>
          <w:delText>时，驾驶员无任何踏板制动请求</w:delText>
        </w:r>
        <w:r w:rsidR="00411C74" w:rsidDel="00B204B9">
          <w:rPr>
            <w:rFonts w:cstheme="minorBidi" w:hint="eastAsia"/>
            <w:sz w:val="22"/>
          </w:rPr>
          <w:delText>，所以</w:delText>
        </w:r>
      </w:del>
      <w:r w:rsidR="00411C74">
        <w:rPr>
          <w:rFonts w:cstheme="minorBidi" w:hint="eastAsia"/>
          <w:sz w:val="22"/>
        </w:rPr>
        <w:t>HDC</w:t>
      </w:r>
      <w:del w:id="122" w:author="Yang Zhen SGH CDAY223" w:date="2026-01-19T15:17:00Z" w16du:dateUtc="2026-01-19T07:17:00Z">
        <w:r w:rsidR="00411C74" w:rsidDel="00B204B9">
          <w:rPr>
            <w:rFonts w:cstheme="minorBidi" w:hint="eastAsia"/>
            <w:sz w:val="22"/>
          </w:rPr>
          <w:delText>叠加的</w:delText>
        </w:r>
      </w:del>
      <w:ins w:id="123" w:author="Yang Zhen SGH CDAY223" w:date="2026-01-19T15:17:00Z" w16du:dateUtc="2026-01-19T07:17:00Z">
        <w:r w:rsidR="00B204B9">
          <w:rPr>
            <w:rFonts w:cstheme="minorBidi" w:hint="eastAsia"/>
            <w:sz w:val="22"/>
          </w:rPr>
          <w:t>请求</w:t>
        </w:r>
      </w:ins>
      <w:r w:rsidR="00411C74">
        <w:rPr>
          <w:rFonts w:cstheme="minorBidi" w:hint="eastAsia"/>
          <w:sz w:val="22"/>
        </w:rPr>
        <w:t>扭矩</w:t>
      </w:r>
      <w:del w:id="124" w:author="Yang Zhen SGH CDAY223" w:date="2026-01-19T15:17:00Z" w16du:dateUtc="2026-01-19T07:17:00Z">
        <w:r w:rsidR="00411C74" w:rsidDel="00B204B9">
          <w:rPr>
            <w:rFonts w:cstheme="minorBidi" w:hint="eastAsia"/>
            <w:sz w:val="22"/>
          </w:rPr>
          <w:delText>即轮端实际目标制动</w:delText>
        </w:r>
        <w:commentRangeStart w:id="125"/>
        <w:commentRangeStart w:id="126"/>
        <w:r w:rsidR="00411C74" w:rsidDel="00B204B9">
          <w:rPr>
            <w:rFonts w:cstheme="minorBidi" w:hint="eastAsia"/>
            <w:sz w:val="22"/>
          </w:rPr>
          <w:delText>扭矩</w:delText>
        </w:r>
        <w:commentRangeEnd w:id="125"/>
        <w:r w:rsidR="001C6008" w:rsidDel="00B204B9">
          <w:rPr>
            <w:rStyle w:val="affff4"/>
            <w:rFonts w:cstheme="minorBidi"/>
            <w:sz w:val="22"/>
            <w:szCs w:val="22"/>
          </w:rPr>
          <w:commentReference w:id="125"/>
        </w:r>
        <w:commentRangeEnd w:id="126"/>
        <w:r w:rsidR="000701D8" w:rsidDel="00B204B9">
          <w:rPr>
            <w:rStyle w:val="affff4"/>
            <w:rFonts w:cstheme="minorBidi"/>
            <w:sz w:val="22"/>
            <w:szCs w:val="22"/>
          </w:rPr>
          <w:commentReference w:id="126"/>
        </w:r>
      </w:del>
      <w:ins w:id="127" w:author="Yang Zhen SGH CDAY223" w:date="2026-01-19T15:17:00Z" w16du:dateUtc="2026-01-19T07:17:00Z">
        <w:r w:rsidR="00B204B9">
          <w:rPr>
            <w:rFonts w:cstheme="minorBidi" w:hint="eastAsia"/>
            <w:sz w:val="22"/>
          </w:rPr>
          <w:t>与</w:t>
        </w:r>
      </w:ins>
      <w:ins w:id="128" w:author="Yang Zhen SGH CDAY223" w:date="2026-01-19T15:33:00Z" w16du:dateUtc="2026-01-19T07:33:00Z">
        <w:r w:rsidR="00732F81">
          <w:rPr>
            <w:rFonts w:cstheme="minorBidi" w:hint="eastAsia"/>
            <w:sz w:val="22"/>
          </w:rPr>
          <w:t>驾驶员制动请求</w:t>
        </w:r>
      </w:ins>
      <w:ins w:id="129" w:author="Yang Zhen SGH CDAY223" w:date="2026-01-19T15:17:00Z" w16du:dateUtc="2026-01-19T07:17:00Z">
        <w:r w:rsidR="00F516FB">
          <w:rPr>
            <w:rFonts w:cstheme="minorBidi" w:hint="eastAsia"/>
            <w:sz w:val="22"/>
          </w:rPr>
          <w:t>的</w:t>
        </w:r>
      </w:ins>
      <w:ins w:id="130" w:author="Yang Zhen SGH CDAY223" w:date="2026-01-19T15:18:00Z" w16du:dateUtc="2026-01-19T07:18:00Z">
        <w:r w:rsidR="002E7723">
          <w:rPr>
            <w:rFonts w:cstheme="minorBidi" w:hint="eastAsia"/>
            <w:sz w:val="22"/>
          </w:rPr>
          <w:t>扭矩</w:t>
        </w:r>
      </w:ins>
      <w:ins w:id="131" w:author="Yang Zhen SGH CDAY223" w:date="2026-01-19T15:33:00Z" w16du:dateUtc="2026-01-19T07:33:00Z">
        <w:r w:rsidR="00732F81">
          <w:rPr>
            <w:rFonts w:cstheme="minorBidi" w:hint="eastAsia"/>
            <w:sz w:val="22"/>
          </w:rPr>
          <w:t>进行</w:t>
        </w:r>
      </w:ins>
      <w:ins w:id="132" w:author="Yang Zhen SGH CDAY223" w:date="2026-01-19T15:18:00Z" w16du:dateUtc="2026-01-19T07:18:00Z">
        <w:r w:rsidR="002E7723">
          <w:rPr>
            <w:rFonts w:cstheme="minorBidi" w:hint="eastAsia"/>
            <w:sz w:val="22"/>
          </w:rPr>
          <w:t>仲裁：</w:t>
        </w:r>
      </w:ins>
      <w:del w:id="133" w:author="Yang Zhen SGH CDAY223" w:date="2026-01-19T15:18:00Z" w16du:dateUtc="2026-01-19T07:18:00Z">
        <w:r w:rsidR="00411C74" w:rsidDel="002E7723">
          <w:rPr>
            <w:rFonts w:cstheme="minorBidi" w:hint="eastAsia"/>
            <w:sz w:val="22"/>
          </w:rPr>
          <w:delText>。</w:delText>
        </w:r>
      </w:del>
    </w:p>
    <w:p w14:paraId="4BC8B1D7" w14:textId="33C28599" w:rsidR="00232A71" w:rsidRPr="00232A71" w:rsidRDefault="00A268E3">
      <w:pPr>
        <w:pStyle w:val="affff7"/>
        <w:widowControl/>
        <w:numPr>
          <w:ilvl w:val="3"/>
          <w:numId w:val="15"/>
        </w:numPr>
        <w:ind w:firstLineChars="0"/>
        <w:rPr>
          <w:ins w:id="134" w:author="Yang Zhen SGH CDAY223" w:date="2026-01-19T15:18:00Z" w16du:dateUtc="2026-01-19T07:18:00Z"/>
          <w:rFonts w:cstheme="minorBidi"/>
          <w:sz w:val="22"/>
          <w:rPrChange w:id="135" w:author="Yang Zhen SGH CDAY223" w:date="2026-01-19T15:18:00Z" w16du:dateUtc="2026-01-19T07:18:00Z">
            <w:rPr>
              <w:ins w:id="136" w:author="Yang Zhen SGH CDAY223" w:date="2026-01-19T15:18:00Z" w16du:dateUtc="2026-01-19T07:18:00Z"/>
            </w:rPr>
          </w:rPrChange>
        </w:rPr>
        <w:pPrChange w:id="137" w:author="Yang Zhen SGH CDAY223" w:date="2026-01-19T15:18:00Z" w16du:dateUtc="2026-01-19T07:18:00Z">
          <w:pPr>
            <w:pStyle w:val="affff7"/>
            <w:widowControl/>
            <w:numPr>
              <w:ilvl w:val="2"/>
              <w:numId w:val="15"/>
            </w:numPr>
            <w:ind w:left="1320" w:firstLineChars="0" w:hanging="440"/>
          </w:pPr>
        </w:pPrChange>
      </w:pPr>
      <w:ins w:id="138" w:author="Yang Zhen SGH CDAY223" w:date="2026-01-19T15:18:00Z" w16du:dateUtc="2026-01-19T07:18:00Z">
        <w:r>
          <w:rPr>
            <w:rFonts w:cstheme="minorBidi" w:hint="eastAsia"/>
            <w:sz w:val="22"/>
          </w:rPr>
          <w:lastRenderedPageBreak/>
          <w:t>按照取大原则</w:t>
        </w:r>
        <w:r w:rsidR="008B5756">
          <w:rPr>
            <w:rFonts w:cstheme="minorBidi" w:hint="eastAsia"/>
            <w:sz w:val="22"/>
          </w:rPr>
          <w:t>：</w:t>
        </w:r>
      </w:ins>
      <w:ins w:id="139" w:author="Yang Zhen SGH CDAY223" w:date="2026-01-19T15:21:00Z" w16du:dateUtc="2026-01-19T07:21:00Z">
        <w:r w:rsidR="0071315D">
          <w:rPr>
            <w:rFonts w:cstheme="minorBidi" w:hint="eastAsia"/>
            <w:sz w:val="22"/>
          </w:rPr>
          <w:t>制动</w:t>
        </w:r>
      </w:ins>
      <w:ins w:id="140" w:author="Yang Zhen SGH CDAY223" w:date="2026-01-19T15:31:00Z" w16du:dateUtc="2026-01-19T07:31:00Z">
        <w:r w:rsidR="00423F89">
          <w:rPr>
            <w:rFonts w:cstheme="minorBidi" w:hint="eastAsia"/>
            <w:sz w:val="22"/>
          </w:rPr>
          <w:t>需要比较</w:t>
        </w:r>
      </w:ins>
      <w:ins w:id="141" w:author="Yang Zhen SGH CDAY223" w:date="2026-01-19T15:21:00Z" w16du:dateUtc="2026-01-19T07:21:00Z">
        <w:r w:rsidR="00462599">
          <w:rPr>
            <w:rFonts w:cstheme="minorBidi" w:hint="eastAsia"/>
            <w:sz w:val="22"/>
          </w:rPr>
          <w:t>HDC</w:t>
        </w:r>
        <w:r w:rsidR="00462599">
          <w:rPr>
            <w:rFonts w:cstheme="minorBidi" w:hint="eastAsia"/>
            <w:sz w:val="22"/>
          </w:rPr>
          <w:t>的</w:t>
        </w:r>
      </w:ins>
      <w:ins w:id="142" w:author="Yang Zhen SGH CDAY223" w:date="2026-01-19T15:26:00Z" w16du:dateUtc="2026-01-19T07:26:00Z">
        <w:r w:rsidR="00317BD2">
          <w:rPr>
            <w:rFonts w:cstheme="minorBidi" w:hint="eastAsia"/>
            <w:sz w:val="22"/>
          </w:rPr>
          <w:t>总</w:t>
        </w:r>
      </w:ins>
      <w:ins w:id="143" w:author="Yang Zhen SGH CDAY223" w:date="2026-01-19T15:33:00Z" w16du:dateUtc="2026-01-19T07:33:00Z">
        <w:r w:rsidR="00732F81">
          <w:rPr>
            <w:rFonts w:cstheme="minorBidi" w:hint="eastAsia"/>
            <w:sz w:val="22"/>
          </w:rPr>
          <w:t>请求</w:t>
        </w:r>
      </w:ins>
      <w:ins w:id="144" w:author="Yang Zhen SGH CDAY223" w:date="2026-01-19T15:26:00Z" w16du:dateUtc="2026-01-19T07:26:00Z">
        <w:r w:rsidR="00317BD2">
          <w:rPr>
            <w:rFonts w:cstheme="minorBidi" w:hint="eastAsia"/>
            <w:sz w:val="22"/>
          </w:rPr>
          <w:t>扭矩（</w:t>
        </w:r>
        <w:r w:rsidR="00C53914">
          <w:rPr>
            <w:rFonts w:cstheme="minorBidi" w:hint="eastAsia"/>
            <w:sz w:val="22"/>
          </w:rPr>
          <w:t>液压制动扭矩</w:t>
        </w:r>
        <w:r w:rsidR="00063510">
          <w:rPr>
            <w:rFonts w:cstheme="minorBidi" w:hint="eastAsia"/>
            <w:sz w:val="22"/>
          </w:rPr>
          <w:t>+</w:t>
        </w:r>
        <w:r w:rsidR="00063510">
          <w:rPr>
            <w:rFonts w:cstheme="minorBidi" w:hint="eastAsia"/>
            <w:sz w:val="22"/>
          </w:rPr>
          <w:t>电制动</w:t>
        </w:r>
      </w:ins>
      <w:ins w:id="145" w:author="Yang Zhen SGH CDAY223" w:date="2026-01-19T15:27:00Z" w16du:dateUtc="2026-01-19T07:27:00Z">
        <w:r w:rsidR="00063510">
          <w:rPr>
            <w:rFonts w:cstheme="minorBidi" w:hint="eastAsia"/>
            <w:sz w:val="22"/>
          </w:rPr>
          <w:t>扭矩</w:t>
        </w:r>
      </w:ins>
      <w:ins w:id="146" w:author="Yang Zhen SGH CDAY223" w:date="2026-01-19T15:26:00Z" w16du:dateUtc="2026-01-19T07:26:00Z">
        <w:r w:rsidR="00317BD2">
          <w:rPr>
            <w:rFonts w:cstheme="minorBidi" w:hint="eastAsia"/>
            <w:sz w:val="22"/>
          </w:rPr>
          <w:t>）</w:t>
        </w:r>
      </w:ins>
      <w:ins w:id="147" w:author="Yang Zhen SGH CDAY223" w:date="2026-01-19T15:21:00Z" w16du:dateUtc="2026-01-19T07:21:00Z">
        <w:r w:rsidR="00220EF6">
          <w:rPr>
            <w:rFonts w:cstheme="minorBidi" w:hint="eastAsia"/>
            <w:sz w:val="22"/>
          </w:rPr>
          <w:t>和驾驶员</w:t>
        </w:r>
      </w:ins>
      <w:ins w:id="148" w:author="Yang Zhen SGH CDAY223" w:date="2026-01-19T15:31:00Z" w16du:dateUtc="2026-01-19T07:31:00Z">
        <w:r w:rsidR="00423F89">
          <w:rPr>
            <w:rFonts w:cstheme="minorBidi" w:hint="eastAsia"/>
            <w:sz w:val="22"/>
          </w:rPr>
          <w:t>的</w:t>
        </w:r>
      </w:ins>
      <w:ins w:id="149" w:author="Yang Zhen SGH CDAY223" w:date="2026-01-19T15:32:00Z" w16du:dateUtc="2026-01-19T07:32:00Z">
        <w:r w:rsidR="00423F89">
          <w:rPr>
            <w:rFonts w:cstheme="minorBidi" w:hint="eastAsia"/>
            <w:sz w:val="22"/>
          </w:rPr>
          <w:t>总制动</w:t>
        </w:r>
      </w:ins>
      <w:ins w:id="150" w:author="Yang Zhen SGH CDAY223" w:date="2026-01-19T15:21:00Z" w16du:dateUtc="2026-01-19T07:21:00Z">
        <w:r w:rsidR="00220EF6">
          <w:rPr>
            <w:rFonts w:cstheme="minorBidi" w:hint="eastAsia"/>
            <w:sz w:val="22"/>
          </w:rPr>
          <w:t>请求</w:t>
        </w:r>
      </w:ins>
      <w:ins w:id="151" w:author="Yang Zhen SGH CDAY223" w:date="2026-01-19T15:32:00Z" w16du:dateUtc="2026-01-19T07:32:00Z">
        <w:r w:rsidR="00423F89">
          <w:rPr>
            <w:rFonts w:cstheme="minorBidi" w:hint="eastAsia"/>
            <w:sz w:val="22"/>
          </w:rPr>
          <w:t>扭矩</w:t>
        </w:r>
        <w:r w:rsidR="00DC433A">
          <w:rPr>
            <w:rFonts w:cstheme="minorBidi" w:hint="eastAsia"/>
            <w:sz w:val="22"/>
          </w:rPr>
          <w:t>（液压</w:t>
        </w:r>
        <w:r w:rsidR="00DC433A">
          <w:rPr>
            <w:rFonts w:cstheme="minorBidi" w:hint="eastAsia"/>
            <w:sz w:val="22"/>
          </w:rPr>
          <w:t>+</w:t>
        </w:r>
        <w:r w:rsidR="00DC433A">
          <w:rPr>
            <w:rFonts w:cstheme="minorBidi" w:hint="eastAsia"/>
            <w:sz w:val="22"/>
          </w:rPr>
          <w:t>电制动）</w:t>
        </w:r>
      </w:ins>
      <w:ins w:id="152" w:author="Yang Zhen SGH CDAY223" w:date="2026-01-19T15:33:00Z" w16du:dateUtc="2026-01-19T07:33:00Z">
        <w:r w:rsidR="001A4B73">
          <w:rPr>
            <w:rFonts w:cstheme="minorBidi" w:hint="eastAsia"/>
            <w:sz w:val="22"/>
          </w:rPr>
          <w:t>，</w:t>
        </w:r>
      </w:ins>
      <w:ins w:id="153" w:author="Yang Zhen SGH CDAY223" w:date="2026-01-19T15:34:00Z" w16du:dateUtc="2026-01-19T07:34:00Z">
        <w:r w:rsidR="0091295D">
          <w:rPr>
            <w:rFonts w:cstheme="minorBidi" w:hint="eastAsia"/>
            <w:sz w:val="22"/>
          </w:rPr>
          <w:t>执行</w:t>
        </w:r>
        <w:r w:rsidR="00DE1363">
          <w:rPr>
            <w:rFonts w:cstheme="minorBidi" w:hint="eastAsia"/>
            <w:sz w:val="22"/>
          </w:rPr>
          <w:t>较大的</w:t>
        </w:r>
        <w:r w:rsidR="00734CE2">
          <w:rPr>
            <w:rFonts w:cstheme="minorBidi" w:hint="eastAsia"/>
            <w:sz w:val="22"/>
          </w:rPr>
          <w:t>请求</w:t>
        </w:r>
      </w:ins>
      <w:ins w:id="154" w:author="Yang Zhen SGH CDAY223" w:date="2026-01-19T15:21:00Z" w16du:dateUtc="2026-01-19T07:21:00Z">
        <w:r w:rsidR="00220EF6">
          <w:rPr>
            <w:rFonts w:cstheme="minorBidi" w:hint="eastAsia"/>
            <w:sz w:val="22"/>
          </w:rPr>
          <w:t>。</w:t>
        </w:r>
      </w:ins>
    </w:p>
    <w:p w14:paraId="6F32771F" w14:textId="1FFDCA88" w:rsidR="005D60E8" w:rsidRPr="001F700B" w:rsidRDefault="00894A1E" w:rsidP="001F700B">
      <w:pPr>
        <w:pStyle w:val="affff7"/>
        <w:widowControl/>
        <w:numPr>
          <w:ilvl w:val="2"/>
          <w:numId w:val="15"/>
        </w:numPr>
        <w:ind w:firstLineChars="0"/>
        <w:rPr>
          <w:rFonts w:cstheme="minorBidi"/>
          <w:sz w:val="22"/>
        </w:rPr>
      </w:pPr>
      <w:r>
        <w:rPr>
          <w:rFonts w:cstheme="minorBidi" w:hint="eastAsia"/>
          <w:sz w:val="22"/>
        </w:rPr>
        <w:t>当</w:t>
      </w:r>
      <w:r w:rsidR="004C0FAD">
        <w:rPr>
          <w:rFonts w:cstheme="minorBidi" w:hint="eastAsia"/>
          <w:sz w:val="22"/>
        </w:rPr>
        <w:t>制动的稳定性功能</w:t>
      </w:r>
      <w:r w:rsidR="00E338F7">
        <w:rPr>
          <w:rFonts w:cstheme="minorBidi" w:hint="eastAsia"/>
          <w:sz w:val="22"/>
        </w:rPr>
        <w:t>请求激活</w:t>
      </w:r>
      <w:r w:rsidR="00E338F7">
        <w:rPr>
          <w:rFonts w:cstheme="minorBidi" w:hint="eastAsia"/>
          <w:sz w:val="22"/>
        </w:rPr>
        <w:t xml:space="preserve"> </w:t>
      </w:r>
      <w:r w:rsidR="00E338F7">
        <w:rPr>
          <w:rFonts w:cstheme="minorBidi" w:hint="eastAsia"/>
          <w:sz w:val="22"/>
        </w:rPr>
        <w:t>（包括</w:t>
      </w:r>
      <w:r w:rsidR="00E338F7">
        <w:rPr>
          <w:rFonts w:cstheme="minorBidi" w:hint="eastAsia"/>
          <w:sz w:val="22"/>
        </w:rPr>
        <w:t>ABS</w:t>
      </w:r>
      <w:r w:rsidR="00E338F7">
        <w:rPr>
          <w:rFonts w:cstheme="minorBidi" w:hint="eastAsia"/>
          <w:sz w:val="22"/>
        </w:rPr>
        <w:t>，</w:t>
      </w:r>
      <w:r w:rsidR="00E338F7">
        <w:rPr>
          <w:rFonts w:cstheme="minorBidi" w:hint="eastAsia"/>
          <w:sz w:val="22"/>
        </w:rPr>
        <w:t>YSC</w:t>
      </w:r>
      <w:r w:rsidR="00E010BE">
        <w:rPr>
          <w:rFonts w:cstheme="minorBidi" w:hint="eastAsia"/>
          <w:sz w:val="22"/>
        </w:rPr>
        <w:t>等功能，需要与制动供应商确认</w:t>
      </w:r>
      <w:r w:rsidR="00E338F7">
        <w:rPr>
          <w:rFonts w:cstheme="minorBidi" w:hint="eastAsia"/>
          <w:sz w:val="22"/>
        </w:rPr>
        <w:t>）</w:t>
      </w:r>
      <w:r w:rsidR="001F700B">
        <w:rPr>
          <w:rFonts w:cstheme="minorBidi" w:hint="eastAsia"/>
          <w:sz w:val="22"/>
        </w:rPr>
        <w:t>，</w:t>
      </w:r>
      <w:r w:rsidR="00542B23" w:rsidRPr="001F700B">
        <w:rPr>
          <w:rFonts w:cstheme="minorBidi" w:hint="eastAsia"/>
          <w:sz w:val="22"/>
        </w:rPr>
        <w:t>此时</w:t>
      </w:r>
      <w:r w:rsidR="008A4A38" w:rsidRPr="001F700B">
        <w:rPr>
          <w:rFonts w:cstheme="minorBidi" w:hint="eastAsia"/>
          <w:sz w:val="22"/>
        </w:rPr>
        <w:t>HDC</w:t>
      </w:r>
      <w:r w:rsidR="008A4A38" w:rsidRPr="001F700B">
        <w:rPr>
          <w:rFonts w:cstheme="minorBidi" w:hint="eastAsia"/>
          <w:sz w:val="22"/>
        </w:rPr>
        <w:t>功能</w:t>
      </w:r>
      <w:r w:rsidR="00CF3F69" w:rsidRPr="001F700B">
        <w:rPr>
          <w:rFonts w:cstheme="minorBidi" w:hint="eastAsia"/>
          <w:sz w:val="22"/>
        </w:rPr>
        <w:t>不需要退出（保持</w:t>
      </w:r>
      <w:r w:rsidR="00CF3F69" w:rsidRPr="001F700B">
        <w:rPr>
          <w:rFonts w:cstheme="minorBidi" w:hint="eastAsia"/>
          <w:sz w:val="22"/>
        </w:rPr>
        <w:t>Active</w:t>
      </w:r>
      <w:r w:rsidR="00CF3F69" w:rsidRPr="001F700B">
        <w:rPr>
          <w:rFonts w:cstheme="minorBidi" w:hint="eastAsia"/>
          <w:sz w:val="22"/>
        </w:rPr>
        <w:t>），</w:t>
      </w:r>
      <w:del w:id="155" w:author="Yang Zhen SGH CDAY223" w:date="2026-01-19T15:22:00Z" w16du:dateUtc="2026-01-19T07:22:00Z">
        <w:r w:rsidR="00CF3F69" w:rsidRPr="001F700B" w:rsidDel="00220EF6">
          <w:rPr>
            <w:rFonts w:cstheme="minorBidi" w:hint="eastAsia"/>
            <w:sz w:val="22"/>
          </w:rPr>
          <w:delText>但是</w:delText>
        </w:r>
        <w:r w:rsidR="007815DA" w:rsidRPr="001F700B" w:rsidDel="00220EF6">
          <w:rPr>
            <w:rFonts w:cstheme="minorBidi" w:hint="eastAsia"/>
            <w:sz w:val="22"/>
          </w:rPr>
          <w:delText>HDC</w:delText>
        </w:r>
        <w:r w:rsidR="007815DA" w:rsidRPr="001F700B" w:rsidDel="00220EF6">
          <w:rPr>
            <w:rFonts w:cstheme="minorBidi" w:hint="eastAsia"/>
            <w:sz w:val="22"/>
          </w:rPr>
          <w:delText>的叠加制动扭矩会被</w:delText>
        </w:r>
        <w:commentRangeStart w:id="156"/>
        <w:commentRangeStart w:id="157"/>
        <w:commentRangeStart w:id="158"/>
        <w:r w:rsidR="007815DA" w:rsidRPr="001F700B" w:rsidDel="00220EF6">
          <w:rPr>
            <w:rFonts w:cstheme="minorBidi" w:hint="eastAsia"/>
            <w:sz w:val="22"/>
          </w:rPr>
          <w:delText>override</w:delText>
        </w:r>
        <w:commentRangeEnd w:id="156"/>
        <w:r w:rsidR="006C76F1" w:rsidRPr="001F700B" w:rsidDel="00220EF6">
          <w:rPr>
            <w:rStyle w:val="affff4"/>
            <w:rFonts w:cstheme="minorBidi"/>
            <w:sz w:val="22"/>
            <w:szCs w:val="22"/>
          </w:rPr>
          <w:commentReference w:id="156"/>
        </w:r>
      </w:del>
      <w:commentRangeEnd w:id="157"/>
      <w:r w:rsidR="00792677">
        <w:rPr>
          <w:rStyle w:val="affff4"/>
          <w:lang w:val="zh-CN"/>
        </w:rPr>
        <w:commentReference w:id="157"/>
      </w:r>
      <w:commentRangeEnd w:id="158"/>
      <w:r w:rsidR="00FE03F5">
        <w:rPr>
          <w:rStyle w:val="affff4"/>
          <w:lang w:val="zh-CN"/>
        </w:rPr>
        <w:commentReference w:id="158"/>
      </w:r>
      <w:r w:rsidR="005D60E8" w:rsidRPr="001F700B">
        <w:rPr>
          <w:rFonts w:cstheme="minorBidi" w:hint="eastAsia"/>
          <w:sz w:val="22"/>
        </w:rPr>
        <w:t>。</w:t>
      </w:r>
    </w:p>
    <w:p w14:paraId="7E10D8E5" w14:textId="50624E64" w:rsidR="005D60E8" w:rsidRDefault="005D60E8" w:rsidP="005D60E8">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9D53E2">
        <w:rPr>
          <w:rFonts w:cstheme="minorBidi" w:hint="eastAsia"/>
          <w:sz w:val="22"/>
        </w:rPr>
        <w:t>制动</w:t>
      </w:r>
      <w:r w:rsidR="00E4727A">
        <w:rPr>
          <w:rFonts w:cstheme="minorBidi" w:hint="eastAsia"/>
          <w:sz w:val="22"/>
        </w:rPr>
        <w:t>的交互：</w:t>
      </w:r>
    </w:p>
    <w:p w14:paraId="675DCB0A" w14:textId="092BC7BD" w:rsidR="005D60E8" w:rsidRPr="0020474E" w:rsidRDefault="005D60E8" w:rsidP="005D60E8">
      <w:pPr>
        <w:pStyle w:val="affff7"/>
        <w:widowControl/>
        <w:numPr>
          <w:ilvl w:val="2"/>
          <w:numId w:val="15"/>
        </w:numPr>
        <w:ind w:firstLineChars="0"/>
        <w:rPr>
          <w:rFonts w:cstheme="minorBidi"/>
          <w:sz w:val="22"/>
        </w:rPr>
      </w:pPr>
      <w:r w:rsidRPr="0020474E">
        <w:rPr>
          <w:rFonts w:cstheme="minorBidi" w:hint="eastAsia"/>
          <w:sz w:val="22"/>
        </w:rPr>
        <w:t>如果</w:t>
      </w:r>
      <w:r w:rsidRPr="0020474E">
        <w:rPr>
          <w:rFonts w:cstheme="minorBidi" w:hint="eastAsia"/>
          <w:sz w:val="22"/>
        </w:rPr>
        <w:t>VMC HDC</w:t>
      </w:r>
      <w:r w:rsidRPr="0020474E">
        <w:rPr>
          <w:rFonts w:cstheme="minorBidi" w:hint="eastAsia"/>
          <w:sz w:val="22"/>
        </w:rPr>
        <w:t>功能所有激活条件满足（</w:t>
      </w:r>
      <w:r w:rsidR="00A24E9D" w:rsidRPr="0020474E">
        <w:rPr>
          <w:rFonts w:cstheme="minorBidi" w:hint="eastAsia"/>
          <w:sz w:val="22"/>
        </w:rPr>
        <w:t>详见状态机条件</w:t>
      </w:r>
      <w:r w:rsidRPr="0020474E">
        <w:rPr>
          <w:rFonts w:cstheme="minorBidi" w:hint="eastAsia"/>
          <w:sz w:val="22"/>
        </w:rPr>
        <w:t>），</w:t>
      </w:r>
      <w:r w:rsidR="00DE02B0" w:rsidRPr="0020474E">
        <w:rPr>
          <w:rFonts w:cstheme="minorBidi" w:hint="eastAsia"/>
          <w:sz w:val="22"/>
        </w:rPr>
        <w:t>HDC</w:t>
      </w:r>
      <w:r w:rsidR="00DE02B0" w:rsidRPr="0020474E">
        <w:rPr>
          <w:rFonts w:cstheme="minorBidi" w:hint="eastAsia"/>
          <w:sz w:val="22"/>
        </w:rPr>
        <w:t>进入激活状态（</w:t>
      </w:r>
      <w:r w:rsidR="00DE02B0" w:rsidRPr="0020474E">
        <w:rPr>
          <w:rFonts w:cstheme="minorBidi" w:hint="eastAsia"/>
          <w:sz w:val="22"/>
        </w:rPr>
        <w:t>Active</w:t>
      </w:r>
      <w:r w:rsidR="00DE02B0" w:rsidRPr="0020474E">
        <w:rPr>
          <w:rFonts w:cstheme="minorBidi" w:hint="eastAsia"/>
          <w:sz w:val="22"/>
        </w:rPr>
        <w:t>），此时仪表盘</w:t>
      </w:r>
      <w:r w:rsidR="00DE02B0" w:rsidRPr="0020474E">
        <w:rPr>
          <w:rFonts w:cstheme="minorBidi" w:hint="eastAsia"/>
          <w:sz w:val="22"/>
        </w:rPr>
        <w:t>HDC</w:t>
      </w:r>
      <w:r w:rsidR="00DE02B0" w:rsidRPr="0020474E">
        <w:rPr>
          <w:rFonts w:cstheme="minorBidi" w:hint="eastAsia"/>
          <w:sz w:val="22"/>
        </w:rPr>
        <w:t>功能灯闪烁，</w:t>
      </w:r>
      <w:r w:rsidR="00206C7B" w:rsidRPr="0020474E">
        <w:rPr>
          <w:rFonts w:cstheme="minorBidi" w:hint="eastAsia"/>
          <w:sz w:val="22"/>
        </w:rPr>
        <w:t>VMC</w:t>
      </w:r>
      <w:r w:rsidRPr="0020474E">
        <w:rPr>
          <w:rFonts w:cstheme="minorBidi" w:hint="eastAsia"/>
          <w:sz w:val="22"/>
        </w:rPr>
        <w:t>和</w:t>
      </w:r>
      <w:r w:rsidR="003E5DE9" w:rsidRPr="0020474E">
        <w:rPr>
          <w:rFonts w:cstheme="minorBidi" w:hint="eastAsia"/>
          <w:sz w:val="22"/>
        </w:rPr>
        <w:t>制动控制器</w:t>
      </w:r>
      <w:r w:rsidR="000B01A5" w:rsidRPr="0020474E">
        <w:rPr>
          <w:rFonts w:cstheme="minorBidi" w:hint="eastAsia"/>
          <w:sz w:val="22"/>
        </w:rPr>
        <w:t>的</w:t>
      </w:r>
      <w:del w:id="159" w:author="Yang Zhen SGH CDAY223" w:date="2026-01-19T15:46:00Z" w16du:dateUtc="2026-01-19T07:46:00Z">
        <w:r w:rsidR="000B01A5" w:rsidRPr="0020474E" w:rsidDel="00E60CC3">
          <w:rPr>
            <w:rFonts w:cstheme="minorBidi" w:hint="eastAsia"/>
            <w:sz w:val="22"/>
          </w:rPr>
          <w:delText>叠加</w:delText>
        </w:r>
      </w:del>
      <w:ins w:id="160" w:author="Yang Zhen SGH CDAY223" w:date="2026-01-19T15:46:00Z" w16du:dateUtc="2026-01-19T07:46:00Z">
        <w:r w:rsidR="00E60CC3">
          <w:rPr>
            <w:rFonts w:cstheme="minorBidi" w:hint="eastAsia"/>
            <w:sz w:val="22"/>
          </w:rPr>
          <w:t>液压</w:t>
        </w:r>
      </w:ins>
      <w:r w:rsidRPr="0020474E">
        <w:rPr>
          <w:rFonts w:cstheme="minorBidi" w:hint="eastAsia"/>
          <w:sz w:val="22"/>
        </w:rPr>
        <w:t>制动接口建立握手，</w:t>
      </w:r>
      <w:ins w:id="161" w:author="Yang Zhen SGH CDAY223" w:date="2026-01-19T15:48:00Z" w16du:dateUtc="2026-01-19T07:48:00Z">
        <w:r w:rsidR="00E16504">
          <w:rPr>
            <w:rFonts w:cstheme="minorBidi" w:hint="eastAsia"/>
            <w:sz w:val="22"/>
          </w:rPr>
          <w:t xml:space="preserve">HDC </w:t>
        </w:r>
        <w:r w:rsidR="00E16504">
          <w:rPr>
            <w:rFonts w:cstheme="minorBidi" w:hint="eastAsia"/>
            <w:sz w:val="22"/>
          </w:rPr>
          <w:t>需要保证握手的平顺性，</w:t>
        </w:r>
      </w:ins>
      <w:r w:rsidR="000B01A5" w:rsidRPr="0020474E">
        <w:rPr>
          <w:rFonts w:cstheme="minorBidi" w:hint="eastAsia"/>
          <w:sz w:val="22"/>
        </w:rPr>
        <w:t>制动执行器</w:t>
      </w:r>
      <w:r w:rsidRPr="0020474E">
        <w:rPr>
          <w:rFonts w:cstheme="minorBidi" w:hint="eastAsia"/>
          <w:sz w:val="22"/>
        </w:rPr>
        <w:t>需要执行</w:t>
      </w:r>
      <w:r w:rsidRPr="0020474E">
        <w:rPr>
          <w:rFonts w:cstheme="minorBidi" w:hint="eastAsia"/>
          <w:sz w:val="22"/>
        </w:rPr>
        <w:t xml:space="preserve">VMC </w:t>
      </w:r>
      <w:r w:rsidRPr="0020474E">
        <w:rPr>
          <w:rFonts w:cstheme="minorBidi" w:hint="eastAsia"/>
          <w:sz w:val="22"/>
        </w:rPr>
        <w:t>请求的</w:t>
      </w:r>
      <w:del w:id="162" w:author="Yang Zhen SGH CDAY223" w:date="2026-01-19T15:46:00Z" w16du:dateUtc="2026-01-19T07:46:00Z">
        <w:r w:rsidR="000B01A5" w:rsidRPr="0020474E" w:rsidDel="00E60CC3">
          <w:rPr>
            <w:rFonts w:cstheme="minorBidi" w:hint="eastAsia"/>
            <w:sz w:val="22"/>
          </w:rPr>
          <w:delText>叠加</w:delText>
        </w:r>
      </w:del>
      <w:ins w:id="163" w:author="Yang Zhen SGH CDAY223" w:date="2026-01-19T15:46:00Z" w16du:dateUtc="2026-01-19T07:46:00Z">
        <w:r w:rsidR="00E60CC3">
          <w:rPr>
            <w:rFonts w:cstheme="minorBidi" w:hint="eastAsia"/>
            <w:sz w:val="22"/>
          </w:rPr>
          <w:t>总液压</w:t>
        </w:r>
      </w:ins>
      <w:r w:rsidR="000B01A5" w:rsidRPr="0020474E">
        <w:rPr>
          <w:rFonts w:cstheme="minorBidi" w:hint="eastAsia"/>
          <w:sz w:val="22"/>
        </w:rPr>
        <w:t>制动</w:t>
      </w:r>
      <w:r w:rsidRPr="0020474E">
        <w:rPr>
          <w:rFonts w:cstheme="minorBidi" w:hint="eastAsia"/>
          <w:sz w:val="22"/>
        </w:rPr>
        <w:t>请求</w:t>
      </w:r>
      <w:del w:id="164" w:author="Yang Zhen SGH CDAY223" w:date="2026-01-19T15:46:00Z" w16du:dateUtc="2026-01-19T07:46:00Z">
        <w:r w:rsidRPr="0020474E" w:rsidDel="00E60CC3">
          <w:rPr>
            <w:rFonts w:cstheme="minorBidi" w:hint="eastAsia"/>
            <w:sz w:val="22"/>
          </w:rPr>
          <w:delText xml:space="preserve"> </w:delText>
        </w:r>
        <w:r w:rsidRPr="0020474E" w:rsidDel="00E60CC3">
          <w:rPr>
            <w:rFonts w:cstheme="minorBidi" w:hint="eastAsia"/>
            <w:sz w:val="22"/>
          </w:rPr>
          <w:delText>（</w:delText>
        </w:r>
        <w:r w:rsidR="009204CA" w:rsidRPr="0020474E" w:rsidDel="00E60CC3">
          <w:rPr>
            <w:rFonts w:cstheme="minorBidi" w:hint="eastAsia"/>
            <w:sz w:val="22"/>
          </w:rPr>
          <w:delText>此时</w:delText>
        </w:r>
        <w:r w:rsidR="005B4B4F" w:rsidRPr="0020474E" w:rsidDel="00E60CC3">
          <w:rPr>
            <w:rFonts w:cstheme="minorBidi" w:hint="eastAsia"/>
            <w:sz w:val="22"/>
          </w:rPr>
          <w:delText>默认</w:delText>
        </w:r>
        <w:r w:rsidR="00206C7B" w:rsidRPr="0020474E" w:rsidDel="00E60CC3">
          <w:rPr>
            <w:rFonts w:cstheme="minorBidi" w:hint="eastAsia"/>
            <w:sz w:val="22"/>
          </w:rPr>
          <w:delText>驾驶员无任何踏板制动</w:delText>
        </w:r>
        <w:commentRangeStart w:id="165"/>
        <w:commentRangeStart w:id="166"/>
        <w:r w:rsidR="00206C7B" w:rsidRPr="0020474E" w:rsidDel="00E60CC3">
          <w:rPr>
            <w:rFonts w:cstheme="minorBidi" w:hint="eastAsia"/>
            <w:sz w:val="22"/>
          </w:rPr>
          <w:delText>请求</w:delText>
        </w:r>
        <w:commentRangeEnd w:id="165"/>
        <w:r w:rsidR="00B16B5E" w:rsidRPr="0020474E" w:rsidDel="00E60CC3">
          <w:rPr>
            <w:rStyle w:val="affff4"/>
            <w:rFonts w:cstheme="minorBidi"/>
            <w:sz w:val="22"/>
            <w:szCs w:val="22"/>
          </w:rPr>
          <w:commentReference w:id="165"/>
        </w:r>
        <w:commentRangeEnd w:id="166"/>
        <w:r w:rsidR="00897286" w:rsidRPr="0020474E" w:rsidDel="00E60CC3">
          <w:rPr>
            <w:rStyle w:val="affff4"/>
            <w:rFonts w:cstheme="minorBidi"/>
            <w:sz w:val="22"/>
            <w:szCs w:val="22"/>
          </w:rPr>
          <w:commentReference w:id="166"/>
        </w:r>
        <w:r w:rsidR="00206C7B" w:rsidRPr="0020474E" w:rsidDel="00E60CC3">
          <w:rPr>
            <w:rFonts w:cstheme="minorBidi" w:hint="eastAsia"/>
            <w:sz w:val="22"/>
          </w:rPr>
          <w:delText>，所以</w:delText>
        </w:r>
        <w:r w:rsidR="00206C7B" w:rsidRPr="0020474E" w:rsidDel="00E60CC3">
          <w:rPr>
            <w:rFonts w:cstheme="minorBidi" w:hint="eastAsia"/>
            <w:sz w:val="22"/>
          </w:rPr>
          <w:delText>HDC</w:delText>
        </w:r>
        <w:r w:rsidR="00206C7B" w:rsidRPr="0020474E" w:rsidDel="00E60CC3">
          <w:rPr>
            <w:rFonts w:cstheme="minorBidi" w:hint="eastAsia"/>
            <w:sz w:val="22"/>
          </w:rPr>
          <w:delText>叠加的扭矩即轮端实际目标制动扭矩</w:delText>
        </w:r>
        <w:r w:rsidRPr="0020474E" w:rsidDel="00E60CC3">
          <w:rPr>
            <w:rFonts w:cstheme="minorBidi" w:hint="eastAsia"/>
            <w:sz w:val="22"/>
          </w:rPr>
          <w:delText>）</w:delText>
        </w:r>
      </w:del>
      <w:r w:rsidRPr="0020474E">
        <w:rPr>
          <w:rFonts w:cstheme="minorBidi" w:hint="eastAsia"/>
          <w:sz w:val="22"/>
        </w:rPr>
        <w:t>，如果在越野</w:t>
      </w:r>
      <w:r w:rsidRPr="0020474E">
        <w:rPr>
          <w:rFonts w:cstheme="minorBidi" w:hint="eastAsia"/>
          <w:sz w:val="22"/>
        </w:rPr>
        <w:t>/</w:t>
      </w:r>
      <w:r w:rsidRPr="0020474E">
        <w:rPr>
          <w:rFonts w:cstheme="minorBidi" w:hint="eastAsia"/>
          <w:sz w:val="22"/>
        </w:rPr>
        <w:t>冰雪等低附路面上，</w:t>
      </w:r>
      <w:r w:rsidRPr="0020474E">
        <w:rPr>
          <w:rFonts w:cstheme="minorBidi" w:hint="eastAsia"/>
          <w:sz w:val="22"/>
        </w:rPr>
        <w:t>ABS/DTC</w:t>
      </w:r>
      <w:r w:rsidRPr="0020474E">
        <w:rPr>
          <w:rFonts w:cstheme="minorBidi" w:hint="eastAsia"/>
          <w:sz w:val="22"/>
        </w:rPr>
        <w:t>等功能被激活，</w:t>
      </w:r>
      <w:del w:id="167" w:author="Yang Zhen SGH CDAY223" w:date="2026-01-19T15:46:00Z" w16du:dateUtc="2026-01-19T07:46:00Z">
        <w:r w:rsidRPr="0020474E" w:rsidDel="00E60CC3">
          <w:rPr>
            <w:rFonts w:cstheme="minorBidi" w:hint="eastAsia"/>
            <w:sz w:val="22"/>
          </w:rPr>
          <w:delText>VMC</w:delText>
        </w:r>
        <w:r w:rsidRPr="0020474E" w:rsidDel="00E60CC3">
          <w:rPr>
            <w:rFonts w:cstheme="minorBidi" w:hint="eastAsia"/>
            <w:sz w:val="22"/>
          </w:rPr>
          <w:delText>的制动扭矩会被</w:delText>
        </w:r>
        <w:r w:rsidR="00F8726A" w:rsidRPr="0020474E" w:rsidDel="00E60CC3">
          <w:rPr>
            <w:rFonts w:cstheme="minorBidi" w:hint="eastAsia"/>
            <w:sz w:val="22"/>
          </w:rPr>
          <w:delText>ABS</w:delText>
        </w:r>
        <w:r w:rsidR="00F8726A" w:rsidRPr="0020474E" w:rsidDel="00E60CC3">
          <w:rPr>
            <w:rFonts w:cstheme="minorBidi" w:hint="eastAsia"/>
            <w:sz w:val="22"/>
          </w:rPr>
          <w:delText>的</w:delText>
        </w:r>
        <w:r w:rsidRPr="0020474E" w:rsidDel="00E60CC3">
          <w:rPr>
            <w:rFonts w:cstheme="minorBidi" w:hint="eastAsia"/>
            <w:sz w:val="22"/>
          </w:rPr>
          <w:delText>制动限扭</w:delText>
        </w:r>
        <w:r w:rsidRPr="0020474E" w:rsidDel="00E60CC3">
          <w:rPr>
            <w:rFonts w:cstheme="minorBidi" w:hint="eastAsia"/>
            <w:sz w:val="22"/>
          </w:rPr>
          <w:delText>override</w:delText>
        </w:r>
        <w:r w:rsidRPr="0020474E" w:rsidDel="00E60CC3">
          <w:rPr>
            <w:rFonts w:cstheme="minorBidi" w:hint="eastAsia"/>
            <w:sz w:val="22"/>
          </w:rPr>
          <w:delText>，</w:delText>
        </w:r>
      </w:del>
      <w:r w:rsidRPr="0020474E">
        <w:rPr>
          <w:rFonts w:cstheme="minorBidi" w:hint="eastAsia"/>
          <w:sz w:val="22"/>
        </w:rPr>
        <w:t>此时</w:t>
      </w:r>
      <w:r w:rsidRPr="0020474E">
        <w:rPr>
          <w:rFonts w:cstheme="minorBidi" w:hint="eastAsia"/>
          <w:sz w:val="22"/>
        </w:rPr>
        <w:t>VMC</w:t>
      </w:r>
      <w:r w:rsidRPr="0020474E">
        <w:rPr>
          <w:rFonts w:cstheme="minorBidi" w:hint="eastAsia"/>
          <w:sz w:val="22"/>
        </w:rPr>
        <w:t>的</w:t>
      </w:r>
      <w:r w:rsidRPr="0020474E">
        <w:rPr>
          <w:rFonts w:cstheme="minorBidi" w:hint="eastAsia"/>
          <w:sz w:val="22"/>
        </w:rPr>
        <w:t>HDC</w:t>
      </w:r>
      <w:r w:rsidRPr="0020474E">
        <w:rPr>
          <w:rFonts w:cstheme="minorBidi" w:hint="eastAsia"/>
          <w:sz w:val="22"/>
        </w:rPr>
        <w:t>功能并不会退出</w:t>
      </w:r>
      <w:r w:rsidRPr="0020474E">
        <w:rPr>
          <w:rFonts w:cstheme="minorBidi" w:hint="eastAsia"/>
          <w:sz w:val="22"/>
        </w:rPr>
        <w:t>(</w:t>
      </w:r>
      <w:r w:rsidRPr="0020474E">
        <w:rPr>
          <w:rFonts w:cstheme="minorBidi" w:hint="eastAsia"/>
          <w:sz w:val="22"/>
        </w:rPr>
        <w:t>保持</w:t>
      </w:r>
      <w:r w:rsidRPr="0020474E">
        <w:rPr>
          <w:rFonts w:cstheme="minorBidi" w:hint="eastAsia"/>
          <w:sz w:val="22"/>
        </w:rPr>
        <w:t>Active)</w:t>
      </w:r>
      <w:r w:rsidRPr="0020474E">
        <w:rPr>
          <w:rFonts w:cstheme="minorBidi" w:hint="eastAsia"/>
          <w:sz w:val="22"/>
        </w:rPr>
        <w:t>，在此过程中</w:t>
      </w:r>
      <w:r w:rsidR="009B6F80" w:rsidRPr="0020474E">
        <w:rPr>
          <w:rFonts w:cstheme="minorBidi" w:hint="eastAsia"/>
          <w:sz w:val="22"/>
        </w:rPr>
        <w:t>制动</w:t>
      </w:r>
      <w:r w:rsidRPr="0020474E">
        <w:rPr>
          <w:rFonts w:cstheme="minorBidi" w:hint="eastAsia"/>
          <w:sz w:val="22"/>
        </w:rPr>
        <w:t>和</w:t>
      </w:r>
      <w:r w:rsidRPr="0020474E">
        <w:rPr>
          <w:rFonts w:cstheme="minorBidi" w:hint="eastAsia"/>
          <w:sz w:val="22"/>
        </w:rPr>
        <w:t xml:space="preserve">VMC </w:t>
      </w:r>
      <w:r w:rsidR="009B6F80" w:rsidRPr="0020474E">
        <w:rPr>
          <w:rFonts w:cstheme="minorBidi" w:hint="eastAsia"/>
          <w:sz w:val="22"/>
        </w:rPr>
        <w:t>的</w:t>
      </w:r>
      <w:del w:id="168" w:author="Yang Zhen SGH CDAY223" w:date="2026-01-19T15:47:00Z" w16du:dateUtc="2026-01-19T07:47:00Z">
        <w:r w:rsidR="009B6F80" w:rsidRPr="0020474E" w:rsidDel="00E60CC3">
          <w:rPr>
            <w:rFonts w:cstheme="minorBidi" w:hint="eastAsia"/>
            <w:sz w:val="22"/>
          </w:rPr>
          <w:delText>叠加</w:delText>
        </w:r>
      </w:del>
      <w:r w:rsidRPr="0020474E">
        <w:rPr>
          <w:rFonts w:cstheme="minorBidi" w:hint="eastAsia"/>
          <w:sz w:val="22"/>
        </w:rPr>
        <w:t>制动接口保持握手。</w:t>
      </w:r>
    </w:p>
    <w:p w14:paraId="69A60FC1" w14:textId="77777777" w:rsidR="00DE02B0" w:rsidRPr="0020474E" w:rsidRDefault="00DE02B0" w:rsidP="00DE02B0">
      <w:pPr>
        <w:pStyle w:val="affff7"/>
        <w:widowControl/>
        <w:numPr>
          <w:ilvl w:val="2"/>
          <w:numId w:val="15"/>
        </w:numPr>
        <w:ind w:firstLineChars="0"/>
        <w:rPr>
          <w:rFonts w:cstheme="minorBidi"/>
          <w:sz w:val="22"/>
        </w:rPr>
      </w:pPr>
      <w:r w:rsidRPr="0020474E">
        <w:rPr>
          <w:rFonts w:cstheme="minorBidi" w:hint="eastAsia"/>
          <w:sz w:val="22"/>
        </w:rPr>
        <w:t>在激活状态（</w:t>
      </w:r>
      <w:r w:rsidRPr="0020474E">
        <w:rPr>
          <w:rFonts w:cstheme="minorBidi" w:hint="eastAsia"/>
          <w:sz w:val="22"/>
        </w:rPr>
        <w:t>Active</w:t>
      </w:r>
      <w:r w:rsidRPr="0020474E">
        <w:rPr>
          <w:rFonts w:cstheme="minorBidi" w:hint="eastAsia"/>
          <w:sz w:val="22"/>
        </w:rPr>
        <w:t>）下触发待命（</w:t>
      </w:r>
      <w:r w:rsidRPr="0020474E">
        <w:rPr>
          <w:rFonts w:cstheme="minorBidi" w:hint="eastAsia"/>
          <w:sz w:val="22"/>
        </w:rPr>
        <w:t>Passive</w:t>
      </w:r>
      <w:r w:rsidRPr="0020474E">
        <w:rPr>
          <w:rFonts w:cstheme="minorBidi" w:hint="eastAsia"/>
          <w:sz w:val="22"/>
        </w:rPr>
        <w:t>）状态条件：</w:t>
      </w:r>
    </w:p>
    <w:p w14:paraId="22B74C10" w14:textId="7E13C23B" w:rsidR="00DE02B0" w:rsidRPr="0020474E" w:rsidRDefault="00DE02B0" w:rsidP="00DE02B0">
      <w:pPr>
        <w:pStyle w:val="affff7"/>
        <w:widowControl/>
        <w:ind w:leftChars="638" w:left="1340" w:firstLineChars="0" w:firstLine="0"/>
        <w:rPr>
          <w:rFonts w:cstheme="minorBidi"/>
          <w:sz w:val="22"/>
        </w:rPr>
      </w:pPr>
      <w:r w:rsidRPr="0020474E">
        <w:rPr>
          <w:rFonts w:cstheme="minorBidi" w:hint="eastAsia"/>
          <w:sz w:val="22"/>
        </w:rPr>
        <w:t>HDC</w:t>
      </w:r>
      <w:r w:rsidRPr="0020474E">
        <w:rPr>
          <w:rFonts w:cstheme="minorBidi" w:hint="eastAsia"/>
          <w:sz w:val="22"/>
        </w:rPr>
        <w:t>功能立刻进入被动</w:t>
      </w:r>
      <w:r w:rsidRPr="0020474E">
        <w:rPr>
          <w:rFonts w:cstheme="minorBidi" w:hint="eastAsia"/>
          <w:sz w:val="22"/>
        </w:rPr>
        <w:t>Passive</w:t>
      </w:r>
      <w:r w:rsidRPr="0020474E">
        <w:rPr>
          <w:rFonts w:cstheme="minorBidi" w:hint="eastAsia"/>
          <w:sz w:val="22"/>
        </w:rPr>
        <w:t>状态，此时</w:t>
      </w:r>
      <w:r w:rsidRPr="0020474E">
        <w:rPr>
          <w:rFonts w:cstheme="minorBidi" w:hint="eastAsia"/>
          <w:sz w:val="22"/>
        </w:rPr>
        <w:t>HDC</w:t>
      </w:r>
      <w:r w:rsidRPr="0020474E">
        <w:rPr>
          <w:rFonts w:cstheme="minorBidi" w:hint="eastAsia"/>
          <w:sz w:val="22"/>
        </w:rPr>
        <w:t>功能灯保持常亮，</w:t>
      </w:r>
      <w:r w:rsidRPr="0020474E">
        <w:rPr>
          <w:rFonts w:cstheme="minorBidi" w:hint="eastAsia"/>
          <w:sz w:val="22"/>
        </w:rPr>
        <w:t xml:space="preserve"> </w:t>
      </w:r>
      <w:r w:rsidR="00CC68F0" w:rsidRPr="0020474E">
        <w:rPr>
          <w:rFonts w:cstheme="minorBidi" w:hint="eastAsia"/>
          <w:sz w:val="22"/>
        </w:rPr>
        <w:t>制动</w:t>
      </w:r>
      <w:r w:rsidRPr="0020474E">
        <w:rPr>
          <w:rFonts w:cstheme="minorBidi" w:hint="eastAsia"/>
          <w:sz w:val="22"/>
        </w:rPr>
        <w:t>和</w:t>
      </w:r>
      <w:r w:rsidRPr="0020474E">
        <w:rPr>
          <w:rFonts w:cstheme="minorBidi" w:hint="eastAsia"/>
          <w:sz w:val="22"/>
        </w:rPr>
        <w:t>VMC</w:t>
      </w:r>
      <w:r w:rsidRPr="0020474E">
        <w:rPr>
          <w:rFonts w:cstheme="minorBidi" w:hint="eastAsia"/>
          <w:sz w:val="22"/>
        </w:rPr>
        <w:t>会断开握手，</w:t>
      </w:r>
      <w:r w:rsidR="00CC68F0" w:rsidRPr="0020474E">
        <w:rPr>
          <w:rFonts w:cstheme="minorBidi" w:hint="eastAsia"/>
          <w:sz w:val="22"/>
        </w:rPr>
        <w:t>制动</w:t>
      </w:r>
      <w:r w:rsidRPr="0020474E">
        <w:rPr>
          <w:rFonts w:cstheme="minorBidi" w:hint="eastAsia"/>
          <w:sz w:val="22"/>
        </w:rPr>
        <w:t>不再执行</w:t>
      </w:r>
      <w:r w:rsidRPr="0020474E">
        <w:rPr>
          <w:rFonts w:cstheme="minorBidi" w:hint="eastAsia"/>
          <w:sz w:val="22"/>
        </w:rPr>
        <w:t>VMC</w:t>
      </w:r>
      <w:ins w:id="169" w:author="Yang Zhen SGH CDAY223" w:date="2026-01-19T15:47:00Z" w16du:dateUtc="2026-01-19T07:47:00Z">
        <w:r w:rsidR="00E60CC3">
          <w:rPr>
            <w:rFonts w:cstheme="minorBidi" w:hint="eastAsia"/>
            <w:sz w:val="22"/>
          </w:rPr>
          <w:t xml:space="preserve"> HDC</w:t>
        </w:r>
      </w:ins>
      <w:r w:rsidRPr="0020474E">
        <w:rPr>
          <w:rFonts w:cstheme="minorBidi" w:hint="eastAsia"/>
          <w:sz w:val="22"/>
        </w:rPr>
        <w:t>的</w:t>
      </w:r>
      <w:r w:rsidR="00CC68F0" w:rsidRPr="0020474E">
        <w:rPr>
          <w:rFonts w:cstheme="minorBidi" w:hint="eastAsia"/>
          <w:sz w:val="22"/>
        </w:rPr>
        <w:t>液压</w:t>
      </w:r>
      <w:r w:rsidRPr="0020474E">
        <w:rPr>
          <w:rFonts w:cstheme="minorBidi" w:hint="eastAsia"/>
          <w:sz w:val="22"/>
        </w:rPr>
        <w:t>制动请求</w:t>
      </w:r>
      <w:r w:rsidRPr="0020474E">
        <w:rPr>
          <w:rFonts w:cstheme="minorBidi" w:hint="eastAsia"/>
          <w:sz w:val="22"/>
        </w:rPr>
        <w:t xml:space="preserve">. </w:t>
      </w:r>
      <w:r w:rsidR="00CC68F0" w:rsidRPr="0020474E">
        <w:rPr>
          <w:rFonts w:cstheme="minorBidi" w:hint="eastAsia"/>
          <w:sz w:val="22"/>
        </w:rPr>
        <w:t>制动</w:t>
      </w:r>
      <w:r w:rsidRPr="0020474E">
        <w:rPr>
          <w:rFonts w:cstheme="minorBidi" w:hint="eastAsia"/>
          <w:sz w:val="22"/>
        </w:rPr>
        <w:t>需要根据驾驶员请求重新接管</w:t>
      </w:r>
      <w:r w:rsidR="00CC68F0" w:rsidRPr="0020474E">
        <w:rPr>
          <w:rFonts w:cstheme="minorBidi" w:hint="eastAsia"/>
          <w:sz w:val="22"/>
        </w:rPr>
        <w:t>制动</w:t>
      </w:r>
      <w:r w:rsidRPr="0020474E">
        <w:rPr>
          <w:rFonts w:cstheme="minorBidi" w:hint="eastAsia"/>
          <w:sz w:val="22"/>
        </w:rPr>
        <w:t>请求。</w:t>
      </w:r>
      <w:ins w:id="170" w:author="Yang Zhen SGH CDAY223" w:date="2026-01-19T15:47:00Z" w16du:dateUtc="2026-01-19T07:47:00Z">
        <w:r w:rsidR="00B40EF5">
          <w:rPr>
            <w:rFonts w:cstheme="minorBidi" w:hint="eastAsia"/>
            <w:sz w:val="22"/>
          </w:rPr>
          <w:t>制动负责保证握手的</w:t>
        </w:r>
      </w:ins>
      <w:ins w:id="171" w:author="Yang Zhen SGH CDAY223" w:date="2026-01-19T15:48:00Z" w16du:dateUtc="2026-01-19T07:48:00Z">
        <w:r w:rsidR="00B40EF5">
          <w:rPr>
            <w:rFonts w:cstheme="minorBidi" w:hint="eastAsia"/>
            <w:sz w:val="22"/>
          </w:rPr>
          <w:t>平顺性。</w:t>
        </w:r>
      </w:ins>
    </w:p>
    <w:p w14:paraId="6CEDB955" w14:textId="77777777" w:rsidR="00DE02B0" w:rsidRPr="0020474E" w:rsidRDefault="00DE02B0" w:rsidP="00DE02B0">
      <w:pPr>
        <w:pStyle w:val="affff7"/>
        <w:widowControl/>
        <w:ind w:left="1320" w:firstLineChars="0" w:firstLine="0"/>
        <w:rPr>
          <w:rFonts w:cstheme="minorBidi"/>
          <w:sz w:val="22"/>
        </w:rPr>
      </w:pPr>
    </w:p>
    <w:p w14:paraId="76EBE291" w14:textId="2986DD06" w:rsidR="00DE02B0" w:rsidRPr="0020474E" w:rsidRDefault="00DE02B0" w:rsidP="00DE02B0">
      <w:pPr>
        <w:pStyle w:val="affff7"/>
        <w:widowControl/>
        <w:numPr>
          <w:ilvl w:val="2"/>
          <w:numId w:val="15"/>
        </w:numPr>
        <w:ind w:firstLineChars="0"/>
        <w:rPr>
          <w:rFonts w:cstheme="minorBidi"/>
          <w:sz w:val="22"/>
        </w:rPr>
      </w:pPr>
      <w:r w:rsidRPr="0020474E">
        <w:rPr>
          <w:rFonts w:cstheme="minorBidi" w:hint="eastAsia"/>
          <w:sz w:val="22"/>
        </w:rPr>
        <w:t>在待命状态（</w:t>
      </w:r>
      <w:r w:rsidRPr="0020474E">
        <w:rPr>
          <w:rFonts w:cstheme="minorBidi" w:hint="eastAsia"/>
          <w:sz w:val="22"/>
        </w:rPr>
        <w:t>Passive</w:t>
      </w:r>
      <w:r w:rsidRPr="0020474E">
        <w:rPr>
          <w:rFonts w:cstheme="minorBidi" w:hint="eastAsia"/>
          <w:sz w:val="22"/>
        </w:rPr>
        <w:t>）下如果满足所有激活（</w:t>
      </w:r>
      <w:r w:rsidRPr="0020474E">
        <w:rPr>
          <w:rFonts w:cstheme="minorBidi" w:hint="eastAsia"/>
          <w:sz w:val="22"/>
        </w:rPr>
        <w:t>Active</w:t>
      </w:r>
      <w:r w:rsidRPr="0020474E">
        <w:rPr>
          <w:rFonts w:cstheme="minorBidi" w:hint="eastAsia"/>
          <w:sz w:val="22"/>
        </w:rPr>
        <w:t>）状态条件，</w:t>
      </w:r>
      <w:r w:rsidRPr="0020474E">
        <w:rPr>
          <w:rFonts w:cstheme="minorBidi" w:hint="eastAsia"/>
          <w:sz w:val="22"/>
        </w:rPr>
        <w:t xml:space="preserve"> HDC</w:t>
      </w:r>
      <w:r w:rsidRPr="0020474E">
        <w:rPr>
          <w:rFonts w:cstheme="minorBidi" w:hint="eastAsia"/>
          <w:sz w:val="22"/>
        </w:rPr>
        <w:t>功能会再次进入</w:t>
      </w:r>
      <w:r w:rsidRPr="0020474E">
        <w:rPr>
          <w:rFonts w:cstheme="minorBidi" w:hint="eastAsia"/>
          <w:sz w:val="22"/>
        </w:rPr>
        <w:t>Active</w:t>
      </w:r>
      <w:r w:rsidRPr="0020474E">
        <w:rPr>
          <w:rFonts w:cstheme="minorBidi" w:hint="eastAsia"/>
          <w:sz w:val="22"/>
        </w:rPr>
        <w:t>条件，此时仪表盘</w:t>
      </w:r>
      <w:r w:rsidRPr="0020474E">
        <w:rPr>
          <w:rFonts w:cstheme="minorBidi" w:hint="eastAsia"/>
          <w:sz w:val="22"/>
        </w:rPr>
        <w:t>HDC</w:t>
      </w:r>
      <w:r w:rsidRPr="0020474E">
        <w:rPr>
          <w:rFonts w:cstheme="minorBidi" w:hint="eastAsia"/>
          <w:sz w:val="22"/>
        </w:rPr>
        <w:t>功能灯重新闪烁。</w:t>
      </w:r>
      <w:r w:rsidRPr="0020474E">
        <w:rPr>
          <w:rFonts w:cstheme="minorBidi" w:hint="eastAsia"/>
          <w:sz w:val="22"/>
        </w:rPr>
        <w:t>VMC</w:t>
      </w:r>
      <w:r w:rsidRPr="0020474E">
        <w:rPr>
          <w:rFonts w:cstheme="minorBidi" w:hint="eastAsia"/>
          <w:sz w:val="22"/>
        </w:rPr>
        <w:t>制动接口重新与</w:t>
      </w:r>
      <w:r w:rsidR="008009B1" w:rsidRPr="0020474E">
        <w:rPr>
          <w:rFonts w:cstheme="minorBidi" w:hint="eastAsia"/>
          <w:sz w:val="22"/>
        </w:rPr>
        <w:t>制动</w:t>
      </w:r>
      <w:r w:rsidRPr="0020474E">
        <w:rPr>
          <w:rFonts w:cstheme="minorBidi" w:hint="eastAsia"/>
          <w:sz w:val="22"/>
        </w:rPr>
        <w:t>建立握手，请求</w:t>
      </w:r>
      <w:r w:rsidR="008009B1" w:rsidRPr="0020474E">
        <w:rPr>
          <w:rFonts w:cstheme="minorBidi" w:hint="eastAsia"/>
          <w:sz w:val="22"/>
        </w:rPr>
        <w:t>液压</w:t>
      </w:r>
      <w:r w:rsidRPr="0020474E">
        <w:rPr>
          <w:rFonts w:cstheme="minorBidi" w:hint="eastAsia"/>
          <w:sz w:val="22"/>
        </w:rPr>
        <w:t>制动控制。</w:t>
      </w:r>
    </w:p>
    <w:p w14:paraId="07ECE9CC" w14:textId="058E9F94" w:rsidR="00CC68F0" w:rsidRPr="0020474E" w:rsidRDefault="00CC68F0" w:rsidP="00CC68F0">
      <w:pPr>
        <w:pStyle w:val="affff7"/>
        <w:widowControl/>
        <w:numPr>
          <w:ilvl w:val="2"/>
          <w:numId w:val="15"/>
        </w:numPr>
        <w:ind w:firstLineChars="0"/>
        <w:rPr>
          <w:rFonts w:cstheme="minorBidi"/>
          <w:sz w:val="22"/>
        </w:rPr>
      </w:pPr>
      <w:r w:rsidRPr="0020474E">
        <w:rPr>
          <w:rFonts w:cstheme="minorBidi" w:hint="eastAsia"/>
          <w:sz w:val="22"/>
        </w:rPr>
        <w:t>当驾驶员手动关闭</w:t>
      </w:r>
      <w:r w:rsidRPr="0020474E">
        <w:rPr>
          <w:rFonts w:cstheme="minorBidi" w:hint="eastAsia"/>
          <w:sz w:val="22"/>
        </w:rPr>
        <w:t>HDC</w:t>
      </w:r>
      <w:r w:rsidRPr="0020474E">
        <w:rPr>
          <w:rFonts w:cstheme="minorBidi" w:hint="eastAsia"/>
          <w:sz w:val="22"/>
        </w:rPr>
        <w:t>开关，</w:t>
      </w:r>
      <w:r w:rsidRPr="0020474E">
        <w:rPr>
          <w:rFonts w:cstheme="minorBidi" w:hint="eastAsia"/>
          <w:sz w:val="22"/>
        </w:rPr>
        <w:t>HDC</w:t>
      </w:r>
      <w:r w:rsidRPr="0020474E">
        <w:rPr>
          <w:rFonts w:cstheme="minorBidi" w:hint="eastAsia"/>
          <w:sz w:val="22"/>
        </w:rPr>
        <w:t>功能会退出，此时</w:t>
      </w:r>
      <w:r w:rsidRPr="0020474E">
        <w:rPr>
          <w:rFonts w:cstheme="minorBidi" w:hint="eastAsia"/>
          <w:sz w:val="22"/>
        </w:rPr>
        <w:t>HDC</w:t>
      </w:r>
      <w:r w:rsidRPr="0020474E">
        <w:rPr>
          <w:rFonts w:cstheme="minorBidi" w:hint="eastAsia"/>
          <w:sz w:val="22"/>
        </w:rPr>
        <w:t>功能灯关闭</w:t>
      </w:r>
      <w:r w:rsidR="004B56EA" w:rsidRPr="0020474E">
        <w:rPr>
          <w:rFonts w:cstheme="minorBidi" w:hint="eastAsia"/>
          <w:sz w:val="22"/>
        </w:rPr>
        <w:t>，此时制动和</w:t>
      </w:r>
      <w:r w:rsidR="004B56EA" w:rsidRPr="0020474E">
        <w:rPr>
          <w:rFonts w:cstheme="minorBidi" w:hint="eastAsia"/>
          <w:sz w:val="22"/>
        </w:rPr>
        <w:t>VMC</w:t>
      </w:r>
      <w:r w:rsidR="004B56EA" w:rsidRPr="0020474E">
        <w:rPr>
          <w:rFonts w:cstheme="minorBidi" w:hint="eastAsia"/>
          <w:sz w:val="22"/>
        </w:rPr>
        <w:t>处于断开握手状态</w:t>
      </w:r>
      <w:r w:rsidRPr="0020474E">
        <w:rPr>
          <w:rFonts w:cstheme="minorBidi" w:hint="eastAsia"/>
          <w:sz w:val="22"/>
        </w:rPr>
        <w:t>。</w:t>
      </w:r>
    </w:p>
    <w:p w14:paraId="3C782EBE" w14:textId="77777777" w:rsidR="00DE02B0" w:rsidRDefault="00DE02B0" w:rsidP="00CC68F0">
      <w:pPr>
        <w:pStyle w:val="affff7"/>
        <w:widowControl/>
        <w:ind w:left="1320" w:firstLineChars="0" w:firstLine="0"/>
        <w:rPr>
          <w:rFonts w:cstheme="minorBidi"/>
          <w:sz w:val="22"/>
        </w:rPr>
      </w:pPr>
    </w:p>
    <w:p w14:paraId="4762ACF4" w14:textId="77777777" w:rsidR="00DD5E85" w:rsidRPr="005D60E8" w:rsidRDefault="00DD5E85" w:rsidP="005D60E8">
      <w:pPr>
        <w:widowControl/>
        <w:ind w:firstLineChars="0" w:firstLine="420"/>
        <w:rPr>
          <w:rFonts w:cstheme="minorBidi"/>
          <w:sz w:val="22"/>
        </w:rPr>
      </w:pPr>
    </w:p>
    <w:p w14:paraId="7C2232FA" w14:textId="7A3AE2DD" w:rsidR="00EB2BEE" w:rsidRDefault="00EB2BEE" w:rsidP="00DD5E85">
      <w:pPr>
        <w:pStyle w:val="affff7"/>
        <w:widowControl/>
        <w:ind w:left="880" w:firstLineChars="0" w:firstLine="0"/>
        <w:rPr>
          <w:rFonts w:cstheme="minorBidi"/>
          <w:sz w:val="22"/>
        </w:rPr>
      </w:pPr>
    </w:p>
    <w:p w14:paraId="6F4EA72A" w14:textId="37B7FDCA" w:rsidR="008A5733" w:rsidRPr="00D053E6" w:rsidRDefault="008A5733" w:rsidP="005B622C">
      <w:pPr>
        <w:pStyle w:val="affff7"/>
        <w:widowControl/>
        <w:numPr>
          <w:ilvl w:val="0"/>
          <w:numId w:val="15"/>
        </w:numPr>
        <w:ind w:firstLineChars="0"/>
        <w:rPr>
          <w:rFonts w:cstheme="minorBidi"/>
          <w:sz w:val="22"/>
        </w:rPr>
      </w:pPr>
      <w:r w:rsidRPr="00D053E6">
        <w:rPr>
          <w:rFonts w:cstheme="minorBidi" w:hint="eastAsia"/>
          <w:b/>
          <w:bCs/>
          <w:sz w:val="22"/>
        </w:rPr>
        <w:t>主动悬架：</w:t>
      </w:r>
      <w:r w:rsidR="00EB2BEE" w:rsidRPr="00D053E6">
        <w:rPr>
          <w:rFonts w:cstheme="minorBidi" w:hint="eastAsia"/>
          <w:b/>
          <w:bCs/>
          <w:sz w:val="22"/>
        </w:rPr>
        <w:t xml:space="preserve"> </w:t>
      </w:r>
      <w:r w:rsidR="006E5185">
        <w:rPr>
          <w:rFonts w:cstheme="minorBidi" w:hint="eastAsia"/>
          <w:sz w:val="22"/>
        </w:rPr>
        <w:t>不推荐控制，对</w:t>
      </w:r>
      <w:r w:rsidR="006E5185">
        <w:rPr>
          <w:rFonts w:cstheme="minorBidi" w:hint="eastAsia"/>
          <w:sz w:val="22"/>
        </w:rPr>
        <w:t>HDC</w:t>
      </w:r>
      <w:r w:rsidR="006E5185">
        <w:rPr>
          <w:rFonts w:cstheme="minorBidi" w:hint="eastAsia"/>
          <w:sz w:val="22"/>
        </w:rPr>
        <w:t>无影响，主动悬架自身控制软件</w:t>
      </w:r>
      <w:r w:rsidR="00D74528">
        <w:rPr>
          <w:rFonts w:cstheme="minorBidi" w:hint="eastAsia"/>
          <w:sz w:val="22"/>
        </w:rPr>
        <w:t>已经</w:t>
      </w:r>
      <w:commentRangeStart w:id="172"/>
      <w:commentRangeStart w:id="173"/>
      <w:commentRangeStart w:id="174"/>
      <w:r w:rsidR="00D74528">
        <w:rPr>
          <w:rFonts w:cstheme="minorBidi" w:hint="eastAsia"/>
          <w:sz w:val="22"/>
        </w:rPr>
        <w:t>足够</w:t>
      </w:r>
      <w:commentRangeEnd w:id="172"/>
      <w:r w:rsidR="006C76F1">
        <w:rPr>
          <w:rStyle w:val="affff4"/>
          <w:rFonts w:cstheme="minorBidi"/>
          <w:sz w:val="22"/>
          <w:szCs w:val="22"/>
        </w:rPr>
        <w:commentReference w:id="172"/>
      </w:r>
      <w:commentRangeEnd w:id="173"/>
      <w:r w:rsidR="00FE57F6">
        <w:rPr>
          <w:rStyle w:val="affff4"/>
          <w:rFonts w:cstheme="minorBidi"/>
          <w:sz w:val="22"/>
          <w:szCs w:val="22"/>
        </w:rPr>
        <w:commentReference w:id="173"/>
      </w:r>
      <w:commentRangeEnd w:id="174"/>
      <w:r w:rsidR="00C17879">
        <w:rPr>
          <w:rStyle w:val="affff4"/>
          <w:lang w:val="zh-CN"/>
        </w:rPr>
        <w:commentReference w:id="174"/>
      </w:r>
      <w:r w:rsidR="006E5185">
        <w:rPr>
          <w:rFonts w:cstheme="minorBidi" w:hint="eastAsia"/>
          <w:sz w:val="22"/>
        </w:rPr>
        <w:t>。</w:t>
      </w:r>
    </w:p>
    <w:p w14:paraId="376FE813" w14:textId="77777777" w:rsidR="008A5733" w:rsidRPr="00EB2BEE" w:rsidRDefault="008A5733" w:rsidP="005B622C">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4AA3CCC5" w:rsidR="008A5733" w:rsidRDefault="00D74528" w:rsidP="00A05014">
      <w:pPr>
        <w:ind w:left="438" w:firstLineChars="0" w:firstLine="0"/>
        <w:rPr>
          <w:rFonts w:cstheme="minorBidi"/>
          <w:sz w:val="22"/>
        </w:rPr>
      </w:pPr>
      <w:r w:rsidRPr="00D74528">
        <w:rPr>
          <w:rFonts w:cstheme="minorBidi" w:hint="eastAsia"/>
          <w:sz w:val="22"/>
        </w:rPr>
        <w:t>不推荐控制，对</w:t>
      </w:r>
      <w:r w:rsidRPr="00D74528">
        <w:rPr>
          <w:rFonts w:cstheme="minorBidi"/>
          <w:sz w:val="22"/>
        </w:rPr>
        <w:t>HDC</w:t>
      </w:r>
      <w:r w:rsidRPr="00D74528">
        <w:rPr>
          <w:rFonts w:cstheme="minorBidi" w:hint="eastAsia"/>
          <w:sz w:val="22"/>
        </w:rPr>
        <w:t>无影响，</w:t>
      </w:r>
      <w:r>
        <w:rPr>
          <w:rFonts w:cstheme="minorBidi" w:hint="eastAsia"/>
          <w:sz w:val="22"/>
        </w:rPr>
        <w:t>CDC</w:t>
      </w:r>
      <w:r w:rsidRPr="00D74528">
        <w:rPr>
          <w:rFonts w:cstheme="minorBidi" w:hint="eastAsia"/>
          <w:sz w:val="22"/>
        </w:rPr>
        <w:t>自身控制软件已经足够。</w:t>
      </w: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06444928" w14:textId="78A173E5" w:rsidR="00553CB0" w:rsidRPr="00553CB0" w:rsidRDefault="00D74528" w:rsidP="00553CB0">
      <w:pPr>
        <w:ind w:firstLine="440"/>
      </w:pPr>
      <w:r w:rsidRPr="00D74528">
        <w:rPr>
          <w:rFonts w:cstheme="minorBidi" w:hint="eastAsia"/>
          <w:sz w:val="22"/>
        </w:rPr>
        <w:t>不推荐控制，对</w:t>
      </w:r>
      <w:r w:rsidRPr="00D74528">
        <w:rPr>
          <w:rFonts w:cstheme="minorBidi"/>
          <w:sz w:val="22"/>
        </w:rPr>
        <w:t>HDC</w:t>
      </w:r>
      <w:r w:rsidRPr="00D74528">
        <w:rPr>
          <w:rFonts w:cstheme="minorBidi" w:hint="eastAsia"/>
          <w:sz w:val="22"/>
        </w:rPr>
        <w:t>无影响，</w:t>
      </w:r>
      <w:r>
        <w:rPr>
          <w:rFonts w:cstheme="minorBidi" w:hint="eastAsia"/>
          <w:sz w:val="22"/>
        </w:rPr>
        <w:t>CDC</w:t>
      </w:r>
      <w:r w:rsidRPr="00D74528">
        <w:rPr>
          <w:rFonts w:cstheme="minorBidi" w:hint="eastAsia"/>
          <w:sz w:val="22"/>
        </w:rPr>
        <w:t>自身控制软件已经足够。</w:t>
      </w:r>
    </w:p>
    <w:p w14:paraId="72DBD0EF" w14:textId="6CB36ED0" w:rsidR="001443C4" w:rsidRDefault="00EE5626">
      <w:pPr>
        <w:pStyle w:val="2"/>
        <w:rPr>
          <w:lang w:val="en-US"/>
        </w:rPr>
      </w:pPr>
      <w:bookmarkStart w:id="175" w:name="_Toc207715813"/>
      <w:r>
        <w:rPr>
          <w:rFonts w:hint="eastAsia"/>
          <w:lang w:val="en-US"/>
        </w:rPr>
        <w:t>功能</w:t>
      </w:r>
      <w:r w:rsidR="00E736D2">
        <w:rPr>
          <w:rFonts w:hint="eastAsia"/>
          <w:lang w:val="en-US"/>
        </w:rPr>
        <w:t>状态机</w:t>
      </w:r>
      <w:bookmarkEnd w:id="175"/>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176" w:name="_Toc207715814"/>
      <w:r>
        <w:rPr>
          <w:rFonts w:hint="eastAsia"/>
        </w:rPr>
        <w:t>功能接口描述</w:t>
      </w:r>
      <w:bookmarkEnd w:id="176"/>
    </w:p>
    <w:p w14:paraId="73F5F3F7" w14:textId="77777777" w:rsidR="00E736D2" w:rsidRDefault="00E736D2" w:rsidP="00E736D2">
      <w:pPr>
        <w:pStyle w:val="3"/>
      </w:pPr>
      <w:bookmarkStart w:id="177" w:name="_Toc207715815"/>
      <w:r>
        <w:rPr>
          <w:rFonts w:hint="eastAsia"/>
        </w:rPr>
        <w:t>总线信号</w:t>
      </w:r>
      <w:bookmarkEnd w:id="177"/>
    </w:p>
    <w:p w14:paraId="3D9D3654" w14:textId="4AC5ACB5"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E76387" w:rsidRPr="006273EF">
        <w:rPr>
          <w:rFonts w:ascii="Arial" w:eastAsiaTheme="minorEastAsia" w:hAnsi="Arial" w:cs="Arial" w:hint="eastAsia"/>
        </w:rPr>
        <w:t>HDC</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w:t>
      </w:r>
      <w:r w:rsidRPr="006273EF">
        <w:rPr>
          <w:rFonts w:ascii="Arial" w:eastAsiaTheme="minorEastAsia" w:hAnsi="Arial" w:cs="Arial"/>
        </w:rPr>
        <w:lastRenderedPageBreak/>
        <w:t>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14:paraId="5150A67B" w14:textId="77777777" w:rsidTr="00956CAB">
        <w:tc>
          <w:tcPr>
            <w:tcW w:w="426" w:type="pct"/>
            <w:tcBorders>
              <w:right w:val="single" w:sz="4" w:space="0" w:color="auto"/>
            </w:tcBorders>
            <w:vAlign w:val="center"/>
          </w:tcPr>
          <w:p w14:paraId="3FD10618" w14:textId="0FADE1C3" w:rsidR="00697A92" w:rsidRPr="00B20CAE" w:rsidRDefault="00E23031"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04" w:type="pct"/>
            <w:tcBorders>
              <w:right w:val="single" w:sz="4" w:space="0" w:color="auto"/>
            </w:tcBorders>
            <w:vAlign w:val="center"/>
          </w:tcPr>
          <w:p w14:paraId="50E39565" w14:textId="0CF588FF" w:rsidR="00697A92" w:rsidRPr="00B20CAE" w:rsidRDefault="00697A92"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45E712E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6DC80FE7"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E23031" w:rsidRPr="00B20CAE">
              <w:rPr>
                <w:rFonts w:ascii="Arial" w:eastAsiaTheme="minorEastAsia" w:hAnsi="Arial" w:cs="Arial" w:hint="eastAsia"/>
                <w:sz w:val="16"/>
                <w:szCs w:val="16"/>
              </w:rPr>
              <w:t>Swt</w:t>
            </w:r>
          </w:p>
        </w:tc>
        <w:tc>
          <w:tcPr>
            <w:tcW w:w="844" w:type="pct"/>
            <w:tcBorders>
              <w:left w:val="single" w:sz="4" w:space="0" w:color="auto"/>
            </w:tcBorders>
            <w:vAlign w:val="center"/>
          </w:tcPr>
          <w:p w14:paraId="5E81682E" w14:textId="17B2F1CA"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52E17" w:rsidRPr="00B20CAE">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C25EEC" w14:textId="77777777" w:rsidR="009C6F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0x0: Not press</w:t>
            </w:r>
          </w:p>
          <w:p w14:paraId="3988D498" w14:textId="3EC07F97" w:rsidR="00697A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 Press</w:t>
            </w:r>
          </w:p>
        </w:tc>
      </w:tr>
      <w:tr w:rsidR="00697A92" w:rsidRPr="00035543" w14:paraId="46C6655D" w14:textId="77777777" w:rsidTr="00956CAB">
        <w:tc>
          <w:tcPr>
            <w:tcW w:w="426" w:type="pct"/>
            <w:tcBorders>
              <w:right w:val="single" w:sz="4" w:space="0" w:color="auto"/>
            </w:tcBorders>
            <w:vAlign w:val="center"/>
          </w:tcPr>
          <w:p w14:paraId="37A136C3" w14:textId="77F4C5FC" w:rsidR="00697A92" w:rsidRPr="00B20CAE" w:rsidRDefault="00697A92"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V</w:t>
            </w:r>
            <w:r w:rsidR="00700B84" w:rsidRPr="00B20CAE">
              <w:rPr>
                <w:rFonts w:ascii="Arial" w:eastAsiaTheme="minorEastAsia" w:hAnsi="Arial" w:cs="Arial" w:hint="eastAsia"/>
                <w:sz w:val="16"/>
                <w:szCs w:val="16"/>
              </w:rPr>
              <w:t>M</w:t>
            </w:r>
            <w:r w:rsidRPr="00B20CAE">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698ECF08" w:rsidR="00697A92" w:rsidRPr="00B20CAE" w:rsidRDefault="004A4014"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75" w:type="pct"/>
            <w:tcBorders>
              <w:right w:val="single" w:sz="4" w:space="0" w:color="auto"/>
            </w:tcBorders>
          </w:tcPr>
          <w:p w14:paraId="35058F7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1EF6DC5C"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A4014" w:rsidRPr="00B20CAE">
              <w:rPr>
                <w:rFonts w:ascii="Arial" w:eastAsiaTheme="minorEastAsia" w:hAnsi="Arial" w:cs="Arial" w:hint="eastAsia"/>
                <w:sz w:val="16"/>
                <w:szCs w:val="16"/>
              </w:rPr>
              <w:t>_Status</w:t>
            </w:r>
          </w:p>
        </w:tc>
        <w:tc>
          <w:tcPr>
            <w:tcW w:w="844" w:type="pct"/>
            <w:tcBorders>
              <w:left w:val="single" w:sz="4" w:space="0" w:color="auto"/>
            </w:tcBorders>
            <w:vAlign w:val="center"/>
          </w:tcPr>
          <w:p w14:paraId="5BDDC783" w14:textId="440D43E8"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7F6620" w:rsidRPr="00B20CAE">
              <w:rPr>
                <w:rFonts w:ascii="Arial" w:eastAsiaTheme="minorEastAsia" w:hAnsi="Arial" w:cs="Arial" w:hint="eastAsia"/>
                <w:sz w:val="16"/>
                <w:szCs w:val="16"/>
              </w:rPr>
              <w:t>功能</w:t>
            </w:r>
            <w:r w:rsidR="00697A92" w:rsidRPr="00B20CAE">
              <w:rPr>
                <w:rFonts w:ascii="Arial" w:eastAsiaTheme="minorEastAsia" w:hAnsi="Arial" w:cs="Arial" w:hint="eastAsia"/>
                <w:sz w:val="16"/>
                <w:szCs w:val="16"/>
              </w:rPr>
              <w:t>反馈</w:t>
            </w:r>
            <w:r w:rsidR="007F6620" w:rsidRPr="00B20CAE">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F3712B" w14:textId="6CCA650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0x0: </w:t>
            </w:r>
            <w:r w:rsidR="00D65FEA">
              <w:rPr>
                <w:rFonts w:ascii="Arial" w:eastAsiaTheme="minorEastAsia" w:hAnsi="Arial" w:cs="Arial" w:hint="eastAsia"/>
                <w:color w:val="0000FF"/>
                <w:sz w:val="16"/>
                <w:szCs w:val="16"/>
              </w:rPr>
              <w:t>HDC</w:t>
            </w:r>
            <w:r w:rsidRPr="00B20CAE">
              <w:rPr>
                <w:rFonts w:ascii="Arial" w:eastAsiaTheme="minorEastAsia" w:hAnsi="Arial" w:cs="Arial"/>
                <w:color w:val="0000FF"/>
                <w:sz w:val="16"/>
                <w:szCs w:val="16"/>
              </w:rPr>
              <w:t xml:space="preserve"> is </w:t>
            </w:r>
            <w:r w:rsidR="00D65FEA">
              <w:rPr>
                <w:rFonts w:ascii="Arial" w:eastAsiaTheme="minorEastAsia" w:hAnsi="Arial" w:cs="Arial" w:hint="eastAsia"/>
                <w:color w:val="0000FF"/>
                <w:sz w:val="16"/>
                <w:szCs w:val="16"/>
              </w:rPr>
              <w:t>OFF</w:t>
            </w:r>
          </w:p>
          <w:p w14:paraId="5F4959CF" w14:textId="4BADB210"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w:t>
            </w:r>
            <w:r w:rsidR="00E32A3F">
              <w:rPr>
                <w:rFonts w:ascii="Arial" w:eastAsiaTheme="minorEastAsia" w:hAnsi="Arial" w:cs="Arial" w:hint="eastAsia"/>
                <w:color w:val="0000FF"/>
                <w:sz w:val="16"/>
                <w:szCs w:val="16"/>
              </w:rPr>
              <w:t xml:space="preserve"> </w:t>
            </w:r>
            <w:r w:rsidR="00D65FEA">
              <w:rPr>
                <w:rFonts w:ascii="Arial" w:eastAsiaTheme="minorEastAsia" w:hAnsi="Arial" w:cs="Arial" w:hint="eastAsia"/>
                <w:color w:val="0000FF"/>
                <w:sz w:val="16"/>
                <w:szCs w:val="16"/>
              </w:rPr>
              <w:t>HDC</w:t>
            </w:r>
            <w:r w:rsidR="00D65FEA" w:rsidRPr="00B20CAE">
              <w:rPr>
                <w:rFonts w:ascii="Arial" w:eastAsiaTheme="minorEastAsia" w:hAnsi="Arial" w:cs="Arial"/>
                <w:color w:val="0000FF"/>
                <w:sz w:val="16"/>
                <w:szCs w:val="16"/>
              </w:rPr>
              <w:t xml:space="preserve"> is </w:t>
            </w:r>
            <w:r w:rsidR="00BE1D81">
              <w:rPr>
                <w:rFonts w:ascii="Arial" w:eastAsiaTheme="minorEastAsia" w:hAnsi="Arial" w:cs="Arial" w:hint="eastAsia"/>
                <w:color w:val="0000FF"/>
                <w:sz w:val="16"/>
                <w:szCs w:val="16"/>
              </w:rPr>
              <w:t>Passive</w:t>
            </w:r>
            <w:r w:rsidR="00A80CC6">
              <w:rPr>
                <w:rFonts w:ascii="Arial" w:eastAsiaTheme="minorEastAsia" w:hAnsi="Arial" w:cs="Arial" w:hint="eastAsia"/>
                <w:color w:val="0000FF"/>
                <w:sz w:val="16"/>
                <w:szCs w:val="16"/>
              </w:rPr>
              <w:t xml:space="preserve">, No </w:t>
            </w:r>
            <w:r w:rsidR="00035543">
              <w:rPr>
                <w:rFonts w:ascii="Arial" w:eastAsiaTheme="minorEastAsia" w:hAnsi="Arial" w:cs="Arial" w:hint="eastAsia"/>
                <w:color w:val="0000FF"/>
                <w:sz w:val="16"/>
                <w:szCs w:val="16"/>
              </w:rPr>
              <w:t xml:space="preserve">Control </w:t>
            </w:r>
            <w:r w:rsidR="00A80CC6">
              <w:rPr>
                <w:rFonts w:ascii="Arial" w:eastAsiaTheme="minorEastAsia" w:hAnsi="Arial" w:cs="Arial" w:hint="eastAsia"/>
                <w:color w:val="0000FF"/>
                <w:sz w:val="16"/>
                <w:szCs w:val="16"/>
              </w:rPr>
              <w:t>Request</w:t>
            </w:r>
          </w:p>
          <w:p w14:paraId="5DACBC73" w14:textId="7D15489A" w:rsidR="00697A92"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0x2: </w:t>
            </w:r>
            <w:r w:rsidR="00E32A3F">
              <w:rPr>
                <w:rFonts w:ascii="Arial" w:eastAsiaTheme="minorEastAsia" w:hAnsi="Arial" w:cs="Arial" w:hint="eastAsia"/>
                <w:color w:val="0000FF"/>
                <w:sz w:val="16"/>
                <w:szCs w:val="16"/>
              </w:rPr>
              <w:t>HDC</w:t>
            </w:r>
            <w:r w:rsidR="00E32A3F" w:rsidRPr="00B20CAE">
              <w:rPr>
                <w:rFonts w:ascii="Arial" w:eastAsiaTheme="minorEastAsia" w:hAnsi="Arial" w:cs="Arial"/>
                <w:color w:val="0000FF"/>
                <w:sz w:val="16"/>
                <w:szCs w:val="16"/>
              </w:rPr>
              <w:t xml:space="preserve"> is </w:t>
            </w:r>
            <w:r w:rsidR="00E32A3F">
              <w:rPr>
                <w:rFonts w:ascii="Arial" w:eastAsiaTheme="minorEastAsia" w:hAnsi="Arial" w:cs="Arial" w:hint="eastAsia"/>
                <w:color w:val="0000FF"/>
                <w:sz w:val="16"/>
                <w:szCs w:val="16"/>
              </w:rPr>
              <w:t xml:space="preserve">Active, </w:t>
            </w:r>
            <w:r w:rsidR="00035543">
              <w:rPr>
                <w:rFonts w:ascii="Arial" w:eastAsiaTheme="minorEastAsia" w:hAnsi="Arial" w:cs="Arial" w:hint="eastAsia"/>
                <w:color w:val="0000FF"/>
                <w:sz w:val="16"/>
                <w:szCs w:val="16"/>
              </w:rPr>
              <w:t xml:space="preserve">Control </w:t>
            </w:r>
            <w:r w:rsidR="00E32A3F">
              <w:rPr>
                <w:rFonts w:ascii="Arial" w:eastAsiaTheme="minorEastAsia" w:hAnsi="Arial" w:cs="Arial" w:hint="eastAsia"/>
                <w:color w:val="0000FF"/>
                <w:sz w:val="16"/>
                <w:szCs w:val="16"/>
              </w:rPr>
              <w:t>Request</w:t>
            </w:r>
          </w:p>
        </w:tc>
      </w:tr>
      <w:tr w:rsidR="00C279AC" w:rsidRPr="00035543" w14:paraId="70D79AA3" w14:textId="77777777" w:rsidTr="00956CAB">
        <w:tc>
          <w:tcPr>
            <w:tcW w:w="426" w:type="pct"/>
            <w:tcBorders>
              <w:right w:val="single" w:sz="4" w:space="0" w:color="auto"/>
            </w:tcBorders>
            <w:vAlign w:val="center"/>
          </w:tcPr>
          <w:p w14:paraId="104F5335" w14:textId="5E566D09" w:rsidR="00C279AC" w:rsidRPr="00B20CAE" w:rsidRDefault="00242EC3"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VMCU</w:t>
            </w:r>
          </w:p>
        </w:tc>
        <w:tc>
          <w:tcPr>
            <w:tcW w:w="304" w:type="pct"/>
            <w:tcBorders>
              <w:right w:val="single" w:sz="4" w:space="0" w:color="auto"/>
            </w:tcBorders>
            <w:vAlign w:val="center"/>
          </w:tcPr>
          <w:p w14:paraId="4E37C47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4C78C32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FE3724E" w14:textId="671A7170" w:rsidR="00C279AC" w:rsidRDefault="00C279AC"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HDCFault</w:t>
            </w:r>
          </w:p>
        </w:tc>
        <w:tc>
          <w:tcPr>
            <w:tcW w:w="844" w:type="pct"/>
            <w:tcBorders>
              <w:left w:val="single" w:sz="4" w:space="0" w:color="auto"/>
            </w:tcBorders>
            <w:vAlign w:val="center"/>
          </w:tcPr>
          <w:p w14:paraId="63A4EA95" w14:textId="3ADECF33" w:rsidR="00C279AC" w:rsidRDefault="00ED093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Pr>
                <w:rFonts w:ascii="Arial" w:eastAsiaTheme="minorEastAsia" w:hAnsi="Arial" w:cs="Arial" w:hint="eastAsia"/>
                <w:sz w:val="16"/>
                <w:szCs w:val="16"/>
              </w:rPr>
              <w:t>故障</w:t>
            </w:r>
          </w:p>
        </w:tc>
        <w:tc>
          <w:tcPr>
            <w:tcW w:w="263" w:type="pct"/>
            <w:tcBorders>
              <w:left w:val="single" w:sz="4" w:space="0" w:color="auto"/>
              <w:right w:val="single" w:sz="4" w:space="0" w:color="auto"/>
            </w:tcBorders>
            <w:vAlign w:val="center"/>
          </w:tcPr>
          <w:p w14:paraId="48C84493" w14:textId="77777777" w:rsidR="00C279AC" w:rsidRPr="00B20CAE" w:rsidRDefault="00C279AC"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FB8B33"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E180E8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1F3E3E" w14:textId="03473689" w:rsidR="007E627F" w:rsidRPr="004022F9" w:rsidRDefault="007E627F" w:rsidP="007E627F">
            <w:pPr>
              <w:adjustRightInd w:val="0"/>
              <w:snapToGrid w:val="0"/>
              <w:ind w:firstLineChars="0" w:firstLine="0"/>
              <w:rPr>
                <w:sz w:val="16"/>
                <w:szCs w:val="16"/>
              </w:rPr>
            </w:pPr>
            <w:r w:rsidRPr="004022F9">
              <w:rPr>
                <w:rFonts w:hint="eastAsia"/>
                <w:sz w:val="16"/>
                <w:szCs w:val="16"/>
              </w:rPr>
              <w:t>$0=</w:t>
            </w:r>
            <w:r>
              <w:rPr>
                <w:rFonts w:hint="eastAsia"/>
                <w:sz w:val="16"/>
                <w:szCs w:val="16"/>
              </w:rPr>
              <w:t>No failure</w:t>
            </w:r>
          </w:p>
          <w:p w14:paraId="29A3AB43" w14:textId="0331885B" w:rsidR="007E627F" w:rsidRPr="004022F9" w:rsidRDefault="007E627F" w:rsidP="007E627F">
            <w:pPr>
              <w:adjustRightInd w:val="0"/>
              <w:snapToGrid w:val="0"/>
              <w:ind w:firstLineChars="0" w:firstLine="0"/>
              <w:rPr>
                <w:sz w:val="16"/>
                <w:szCs w:val="16"/>
              </w:rPr>
            </w:pPr>
            <w:r w:rsidRPr="004022F9">
              <w:rPr>
                <w:rFonts w:hint="eastAsia"/>
                <w:sz w:val="16"/>
                <w:szCs w:val="16"/>
              </w:rPr>
              <w:t>$1=</w:t>
            </w:r>
            <w:r>
              <w:rPr>
                <w:rFonts w:hint="eastAsia"/>
                <w:sz w:val="16"/>
                <w:szCs w:val="16"/>
              </w:rPr>
              <w:t>Failure</w:t>
            </w:r>
          </w:p>
          <w:p w14:paraId="5BF21334" w14:textId="568B2E87" w:rsidR="00C279AC" w:rsidRPr="00B20CAE" w:rsidRDefault="007E627F" w:rsidP="007E627F">
            <w:pPr>
              <w:spacing w:line="240" w:lineRule="atLeast"/>
              <w:ind w:firstLineChars="0" w:firstLine="0"/>
              <w:rPr>
                <w:rFonts w:ascii="Arial" w:eastAsiaTheme="minorEastAsia" w:hAnsi="Arial" w:cs="Arial"/>
                <w:color w:val="0000FF"/>
                <w:sz w:val="16"/>
                <w:szCs w:val="16"/>
              </w:rPr>
            </w:pPr>
            <w:r w:rsidRPr="004022F9">
              <w:rPr>
                <w:rFonts w:hint="eastAsia"/>
                <w:sz w:val="16"/>
                <w:szCs w:val="16"/>
              </w:rPr>
              <w:t>$2=</w:t>
            </w:r>
            <w:r w:rsidR="00AE1596">
              <w:rPr>
                <w:rFonts w:hint="eastAsia"/>
                <w:sz w:val="16"/>
                <w:szCs w:val="16"/>
              </w:rPr>
              <w:t>Reserved</w:t>
            </w:r>
          </w:p>
        </w:tc>
      </w:tr>
      <w:tr w:rsidR="00FC1DB5" w:rsidRPr="00035543" w14:paraId="5D29E1BD" w14:textId="77777777" w:rsidTr="00956CAB">
        <w:tc>
          <w:tcPr>
            <w:tcW w:w="426" w:type="pct"/>
            <w:tcBorders>
              <w:right w:val="single" w:sz="4" w:space="0" w:color="auto"/>
            </w:tcBorders>
            <w:vAlign w:val="center"/>
          </w:tcPr>
          <w:p w14:paraId="3A4AE304" w14:textId="346157FD" w:rsidR="00FC1DB5" w:rsidRPr="00323F1F" w:rsidRDefault="00242EC3" w:rsidP="00697A9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VMCU</w:t>
            </w:r>
          </w:p>
        </w:tc>
        <w:tc>
          <w:tcPr>
            <w:tcW w:w="304" w:type="pct"/>
            <w:tcBorders>
              <w:right w:val="single" w:sz="4" w:space="0" w:color="auto"/>
            </w:tcBorders>
            <w:vAlign w:val="center"/>
          </w:tcPr>
          <w:p w14:paraId="65F3DE74"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57A9E55A"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BD0860A" w14:textId="48044505" w:rsidR="00FC1DB5" w:rsidRPr="00323F1F" w:rsidRDefault="00FC1DB5"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Brake</w:t>
            </w:r>
            <w:r w:rsidR="00C531C6" w:rsidRPr="00323F1F">
              <w:rPr>
                <w:rFonts w:ascii="Arial" w:eastAsiaTheme="minorEastAsia" w:hAnsi="Arial" w:cs="Arial" w:hint="eastAsia"/>
                <w:sz w:val="16"/>
                <w:szCs w:val="16"/>
              </w:rPr>
              <w:t>Light</w:t>
            </w:r>
            <w:r w:rsidR="00E6727D" w:rsidRPr="00323F1F">
              <w:rPr>
                <w:rFonts w:ascii="Arial" w:eastAsiaTheme="minorEastAsia" w:hAnsi="Arial" w:cs="Arial" w:hint="eastAsia"/>
                <w:sz w:val="16"/>
                <w:szCs w:val="16"/>
              </w:rPr>
              <w:t>Req</w:t>
            </w:r>
          </w:p>
        </w:tc>
        <w:tc>
          <w:tcPr>
            <w:tcW w:w="844" w:type="pct"/>
            <w:tcBorders>
              <w:left w:val="single" w:sz="4" w:space="0" w:color="auto"/>
            </w:tcBorders>
            <w:vAlign w:val="center"/>
          </w:tcPr>
          <w:p w14:paraId="79B2E706" w14:textId="7BA7B3A5" w:rsidR="00FC1DB5" w:rsidRPr="00323F1F" w:rsidRDefault="00090365"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制动灯请求</w:t>
            </w:r>
          </w:p>
        </w:tc>
        <w:tc>
          <w:tcPr>
            <w:tcW w:w="263" w:type="pct"/>
            <w:tcBorders>
              <w:left w:val="single" w:sz="4" w:space="0" w:color="auto"/>
              <w:right w:val="single" w:sz="4" w:space="0" w:color="auto"/>
            </w:tcBorders>
            <w:vAlign w:val="center"/>
          </w:tcPr>
          <w:p w14:paraId="5F55D6A0" w14:textId="77777777" w:rsidR="00FC1DB5" w:rsidRPr="00323F1F" w:rsidRDefault="00FC1DB5"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17A54B"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52D2109"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2D5FC9" w14:textId="4A341F68" w:rsidR="00A902EA" w:rsidRPr="00323F1F" w:rsidRDefault="00A902EA" w:rsidP="00A902EA">
            <w:pPr>
              <w:spacing w:line="240" w:lineRule="atLeast"/>
              <w:ind w:firstLineChars="0" w:firstLine="0"/>
              <w:rPr>
                <w:rFonts w:ascii="Arial" w:eastAsiaTheme="minorEastAsia" w:hAnsi="Arial" w:cs="Arial"/>
                <w:color w:val="0000FF"/>
                <w:sz w:val="16"/>
                <w:szCs w:val="16"/>
              </w:rPr>
            </w:pPr>
            <w:r w:rsidRPr="00323F1F">
              <w:rPr>
                <w:rFonts w:ascii="Arial" w:eastAsiaTheme="minorEastAsia" w:hAnsi="Arial" w:cs="Arial"/>
                <w:color w:val="0000FF"/>
                <w:sz w:val="16"/>
                <w:szCs w:val="16"/>
              </w:rPr>
              <w:t xml:space="preserve">0x0: </w:t>
            </w:r>
            <w:r w:rsidR="00D00E79" w:rsidRPr="00323F1F">
              <w:rPr>
                <w:rFonts w:ascii="Arial" w:eastAsiaTheme="minorEastAsia" w:hAnsi="Arial" w:cs="Arial" w:hint="eastAsia"/>
                <w:color w:val="0000FF"/>
                <w:sz w:val="16"/>
                <w:szCs w:val="16"/>
              </w:rPr>
              <w:t>Brake light off</w:t>
            </w:r>
          </w:p>
          <w:p w14:paraId="3F593A99" w14:textId="14A77109" w:rsidR="00FC1DB5" w:rsidRPr="00323F1F" w:rsidRDefault="00A902EA" w:rsidP="00A902EA">
            <w:pPr>
              <w:adjustRightInd w:val="0"/>
              <w:snapToGrid w:val="0"/>
              <w:ind w:firstLineChars="0" w:firstLine="0"/>
              <w:rPr>
                <w:sz w:val="16"/>
                <w:szCs w:val="16"/>
              </w:rPr>
            </w:pPr>
            <w:r w:rsidRPr="00323F1F">
              <w:rPr>
                <w:rFonts w:ascii="Arial" w:eastAsiaTheme="minorEastAsia" w:hAnsi="Arial" w:cs="Arial"/>
                <w:color w:val="0000FF"/>
                <w:sz w:val="16"/>
                <w:szCs w:val="16"/>
              </w:rPr>
              <w:t xml:space="preserve">0x1: </w:t>
            </w:r>
            <w:r w:rsidR="00D00E79" w:rsidRPr="00323F1F">
              <w:rPr>
                <w:rFonts w:ascii="Arial" w:eastAsiaTheme="minorEastAsia" w:hAnsi="Arial" w:cs="Arial" w:hint="eastAsia"/>
                <w:color w:val="0000FF"/>
                <w:sz w:val="16"/>
                <w:szCs w:val="16"/>
              </w:rPr>
              <w:t>Brake light on</w:t>
            </w:r>
          </w:p>
        </w:tc>
      </w:tr>
      <w:tr w:rsidR="005C4063" w:rsidRPr="00035543" w14:paraId="5651EAFF" w14:textId="77777777" w:rsidTr="00956CAB">
        <w:tc>
          <w:tcPr>
            <w:tcW w:w="426" w:type="pct"/>
            <w:tcBorders>
              <w:right w:val="single" w:sz="4" w:space="0" w:color="auto"/>
            </w:tcBorders>
            <w:vAlign w:val="center"/>
          </w:tcPr>
          <w:p w14:paraId="0BD22559" w14:textId="0483362B" w:rsidR="005C4063" w:rsidRPr="00323F1F" w:rsidRDefault="009D473A" w:rsidP="00697A9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VMCU</w:t>
            </w:r>
          </w:p>
        </w:tc>
        <w:tc>
          <w:tcPr>
            <w:tcW w:w="304" w:type="pct"/>
            <w:tcBorders>
              <w:right w:val="single" w:sz="4" w:space="0" w:color="auto"/>
            </w:tcBorders>
            <w:vAlign w:val="center"/>
          </w:tcPr>
          <w:p w14:paraId="17EF7292" w14:textId="0246768A" w:rsidR="005C4063" w:rsidRPr="00323F1F" w:rsidRDefault="009D473A"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HMI</w:t>
            </w:r>
          </w:p>
        </w:tc>
        <w:tc>
          <w:tcPr>
            <w:tcW w:w="375" w:type="pct"/>
            <w:tcBorders>
              <w:right w:val="single" w:sz="4" w:space="0" w:color="auto"/>
            </w:tcBorders>
          </w:tcPr>
          <w:p w14:paraId="580AF719"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B64C6E" w14:textId="40846189" w:rsidR="005C4063" w:rsidRPr="00323F1F" w:rsidRDefault="00F06C07"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HDCTgtVel</w:t>
            </w:r>
          </w:p>
        </w:tc>
        <w:tc>
          <w:tcPr>
            <w:tcW w:w="844" w:type="pct"/>
            <w:tcBorders>
              <w:left w:val="single" w:sz="4" w:space="0" w:color="auto"/>
            </w:tcBorders>
            <w:vAlign w:val="center"/>
          </w:tcPr>
          <w:p w14:paraId="679EE356" w14:textId="7765E554" w:rsidR="005C4063" w:rsidRPr="00323F1F" w:rsidRDefault="00F06C07"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HDC</w:t>
            </w:r>
            <w:r w:rsidRPr="00323F1F">
              <w:rPr>
                <w:rFonts w:ascii="Arial" w:eastAsiaTheme="minorEastAsia" w:hAnsi="Arial" w:cs="Arial" w:hint="eastAsia"/>
                <w:sz w:val="16"/>
                <w:szCs w:val="16"/>
              </w:rPr>
              <w:t>目标车速</w:t>
            </w:r>
          </w:p>
        </w:tc>
        <w:tc>
          <w:tcPr>
            <w:tcW w:w="263" w:type="pct"/>
            <w:tcBorders>
              <w:left w:val="single" w:sz="4" w:space="0" w:color="auto"/>
              <w:right w:val="single" w:sz="4" w:space="0" w:color="auto"/>
            </w:tcBorders>
            <w:vAlign w:val="center"/>
          </w:tcPr>
          <w:p w14:paraId="5584501A" w14:textId="77777777" w:rsidR="005C4063" w:rsidRPr="00323F1F" w:rsidRDefault="005C4063"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01EAEF"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9EA578"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53ED3D9" w14:textId="77777777" w:rsidR="005C4063" w:rsidRPr="00323F1F" w:rsidRDefault="009B13AA" w:rsidP="007F6620">
            <w:pPr>
              <w:spacing w:line="240" w:lineRule="atLeast"/>
              <w:ind w:firstLineChars="0" w:firstLine="0"/>
              <w:rPr>
                <w:rFonts w:ascii="Arial" w:eastAsiaTheme="minorEastAsia" w:hAnsi="Arial" w:cs="Arial"/>
                <w:color w:val="0000FF"/>
                <w:sz w:val="16"/>
                <w:szCs w:val="16"/>
              </w:rPr>
            </w:pPr>
            <w:commentRangeStart w:id="178"/>
            <w:commentRangeStart w:id="179"/>
            <w:commentRangeEnd w:id="178"/>
            <w:r w:rsidRPr="00323F1F">
              <w:rPr>
                <w:rStyle w:val="affff4"/>
                <w:rFonts w:ascii="Arial" w:eastAsiaTheme="minorEastAsia" w:hAnsi="Arial" w:cs="Arial"/>
                <w:color w:val="0000FF"/>
                <w:sz w:val="16"/>
                <w:szCs w:val="16"/>
              </w:rPr>
              <w:commentReference w:id="178"/>
            </w:r>
            <w:commentRangeEnd w:id="179"/>
            <w:r w:rsidR="00C0778B" w:rsidRPr="00323F1F">
              <w:rPr>
                <w:rStyle w:val="affff4"/>
                <w:rFonts w:ascii="Arial" w:eastAsiaTheme="minorEastAsia" w:hAnsi="Arial" w:cs="Arial"/>
                <w:color w:val="0000FF"/>
                <w:sz w:val="16"/>
                <w:szCs w:val="16"/>
              </w:rPr>
              <w:commentReference w:id="179"/>
            </w:r>
          </w:p>
        </w:tc>
      </w:tr>
      <w:tr w:rsidR="00EB3DA3" w14:paraId="13AE7692" w14:textId="77777777" w:rsidTr="005433EE">
        <w:tc>
          <w:tcPr>
            <w:tcW w:w="426" w:type="pct"/>
            <w:tcBorders>
              <w:right w:val="single" w:sz="4" w:space="0" w:color="auto"/>
            </w:tcBorders>
            <w:vAlign w:val="center"/>
          </w:tcPr>
          <w:p w14:paraId="6C2A0EE7" w14:textId="0D8E9827" w:rsidR="00EB3DA3" w:rsidRPr="00323F1F" w:rsidRDefault="00EB3DA3" w:rsidP="00EB3DA3">
            <w:pPr>
              <w:spacing w:line="240" w:lineRule="atLeast"/>
              <w:ind w:leftChars="-53" w:left="-12" w:hangingChars="62" w:hanging="99"/>
              <w:rPr>
                <w:rFonts w:ascii="Arial" w:eastAsiaTheme="minorEastAsia" w:hAnsi="Arial" w:cs="Arial"/>
                <w:strike/>
                <w:sz w:val="16"/>
                <w:szCs w:val="16"/>
              </w:rPr>
            </w:pPr>
            <w:r w:rsidRPr="00323F1F">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787262A8" w14:textId="77777777" w:rsidR="00EB3DA3" w:rsidRPr="00323F1F" w:rsidRDefault="00EB3DA3" w:rsidP="00EB3DA3">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$0=Initialize（初始化）</w:t>
            </w:r>
          </w:p>
          <w:p w14:paraId="2A529A49"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$1=Unused and Reserved（预留）</w:t>
            </w:r>
          </w:p>
          <w:p w14:paraId="3DF5B012"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$2=Unused and Reserved（预留）</w:t>
            </w:r>
          </w:p>
          <w:p w14:paraId="15707C4E"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$3=Unused and Reserved（预留）</w:t>
            </w:r>
          </w:p>
          <w:p w14:paraId="175D870B"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$4=Unused and Reserved（预留）</w:t>
            </w:r>
          </w:p>
          <w:p w14:paraId="7A126824"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$5=Unused and Reserved（预留）</w:t>
            </w:r>
          </w:p>
          <w:p w14:paraId="2F32214B"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$6=error（ 故障）</w:t>
            </w:r>
          </w:p>
          <w:p w14:paraId="31340999"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$7=Unused and Reserved（预留）</w:t>
            </w:r>
          </w:p>
          <w:p w14:paraId="3460F3C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$8=Unused and Reserved（预留）</w:t>
            </w:r>
          </w:p>
          <w:p w14:paraId="0674A77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$a=Park gear（P档）</w:t>
            </w:r>
          </w:p>
          <w:p w14:paraId="4448F3A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$b=Sport Gear（S档）</w:t>
            </w:r>
          </w:p>
          <w:p w14:paraId="3DB7C700"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$c=Drive Gear（D档）</w:t>
            </w:r>
          </w:p>
          <w:p w14:paraId="4E5A1E78"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$d=Neutral Gear（空档）</w:t>
            </w:r>
          </w:p>
          <w:p w14:paraId="724FC8C4"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$e=Reverse Gear（倒档）</w:t>
            </w:r>
          </w:p>
          <w:p w14:paraId="3175EA68" w14:textId="79D60BF9" w:rsidR="00EB3DA3" w:rsidRPr="00323F1F" w:rsidRDefault="00EB3DA3" w:rsidP="00EB3DA3">
            <w:pPr>
              <w:spacing w:line="240" w:lineRule="atLeast"/>
              <w:ind w:firstLineChars="0" w:firstLine="0"/>
              <w:rPr>
                <w:rFonts w:ascii="Arial" w:eastAsiaTheme="minorEastAsia" w:hAnsi="Arial" w:cs="Arial"/>
                <w:strike/>
                <w:color w:val="0000FF"/>
                <w:sz w:val="16"/>
                <w:szCs w:val="16"/>
              </w:rPr>
            </w:pPr>
            <w:r w:rsidRPr="00323F1F">
              <w:rPr>
                <w:rFonts w:ascii="Microsoft YaHei" w:eastAsia="Microsoft YaHei" w:hAnsi="Microsoft YaHei" w:hint="eastAsia"/>
                <w:sz w:val="16"/>
                <w:szCs w:val="16"/>
              </w:rPr>
              <w:t>$f=Unused and Reserved</w:t>
            </w:r>
            <w:r w:rsidRPr="00323F1F">
              <w:rPr>
                <w:rFonts w:ascii="Microsoft YaHei" w:eastAsia="Microsoft YaHei" w:hAnsi="Microsoft YaHei" w:hint="eastAsia"/>
                <w:sz w:val="16"/>
                <w:szCs w:val="16"/>
              </w:rPr>
              <w:lastRenderedPageBreak/>
              <w:t>（预留）</w:t>
            </w:r>
          </w:p>
        </w:tc>
      </w:tr>
      <w:tr w:rsidR="00196F0A" w:rsidRPr="007A62CA" w14:paraId="08720DAF" w14:textId="77777777" w:rsidTr="004B68C4">
        <w:tc>
          <w:tcPr>
            <w:tcW w:w="426" w:type="pct"/>
            <w:tcBorders>
              <w:right w:val="single" w:sz="4" w:space="0" w:color="auto"/>
            </w:tcBorders>
            <w:vAlign w:val="center"/>
          </w:tcPr>
          <w:p w14:paraId="720C88DB" w14:textId="66C9A576" w:rsidR="00196F0A" w:rsidRPr="00323F1F" w:rsidRDefault="00196F0A" w:rsidP="00196F0A">
            <w:pPr>
              <w:spacing w:line="240" w:lineRule="atLeast"/>
              <w:ind w:leftChars="-53" w:left="-12" w:hangingChars="62" w:hanging="99"/>
              <w:rPr>
                <w:sz w:val="16"/>
                <w:szCs w:val="16"/>
              </w:rPr>
            </w:pPr>
            <w:r w:rsidRPr="00323F1F">
              <w:rPr>
                <w:rFonts w:ascii="Arial" w:eastAsiaTheme="minorEastAsia" w:hAnsi="Arial" w:cs="Arial" w:hint="eastAsia"/>
                <w:sz w:val="16"/>
                <w:szCs w:val="16"/>
              </w:rPr>
              <w:lastRenderedPageBreak/>
              <w:t>制动</w:t>
            </w:r>
          </w:p>
        </w:tc>
        <w:tc>
          <w:tcPr>
            <w:tcW w:w="304" w:type="pct"/>
            <w:tcBorders>
              <w:right w:val="single" w:sz="4" w:space="0" w:color="auto"/>
            </w:tcBorders>
            <w:vAlign w:val="center"/>
          </w:tcPr>
          <w:p w14:paraId="65EB21C8" w14:textId="60DD7D3A" w:rsidR="00196F0A" w:rsidRPr="00323F1F" w:rsidRDefault="00196F0A" w:rsidP="00196F0A">
            <w:pPr>
              <w:spacing w:line="240" w:lineRule="atLeast"/>
              <w:ind w:firstLineChars="0" w:firstLine="0"/>
              <w:rPr>
                <w:sz w:val="16"/>
                <w:szCs w:val="16"/>
              </w:rPr>
            </w:pPr>
            <w:r w:rsidRPr="00323F1F">
              <w:rPr>
                <w:rFonts w:ascii="Arial" w:eastAsiaTheme="minorEastAsia" w:hAnsi="Arial" w:cs="Arial" w:hint="eastAsia"/>
                <w:sz w:val="16"/>
                <w:szCs w:val="16"/>
              </w:rPr>
              <w:t>VMCU</w:t>
            </w:r>
          </w:p>
        </w:tc>
        <w:tc>
          <w:tcPr>
            <w:tcW w:w="375" w:type="pct"/>
            <w:tcBorders>
              <w:right w:val="single" w:sz="4" w:space="0" w:color="auto"/>
            </w:tcBorders>
          </w:tcPr>
          <w:p w14:paraId="087BE8F9"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A560D7" w14:textId="6AEE6A66" w:rsidR="00196F0A" w:rsidRPr="00323F1F" w:rsidRDefault="00196F0A" w:rsidP="00196F0A">
            <w:pPr>
              <w:spacing w:line="240" w:lineRule="atLeast"/>
              <w:ind w:firstLineChars="0" w:firstLine="0"/>
              <w:rPr>
                <w:sz w:val="16"/>
                <w:szCs w:val="16"/>
              </w:rPr>
            </w:pPr>
            <w:r w:rsidRPr="00323F1F">
              <w:rPr>
                <w:rFonts w:hint="eastAsia"/>
                <w:sz w:val="16"/>
                <w:szCs w:val="16"/>
              </w:rPr>
              <w:t>BrakeDiskOverHeat</w:t>
            </w:r>
          </w:p>
        </w:tc>
        <w:tc>
          <w:tcPr>
            <w:tcW w:w="844" w:type="pct"/>
            <w:tcBorders>
              <w:left w:val="single" w:sz="4" w:space="0" w:color="auto"/>
            </w:tcBorders>
            <w:vAlign w:val="center"/>
          </w:tcPr>
          <w:p w14:paraId="2780DD6A" w14:textId="36682F96" w:rsidR="00196F0A" w:rsidRPr="00323F1F" w:rsidRDefault="00196F0A" w:rsidP="00196F0A">
            <w:pPr>
              <w:spacing w:line="240" w:lineRule="atLeast"/>
              <w:ind w:firstLineChars="0" w:firstLine="0"/>
              <w:rPr>
                <w:sz w:val="16"/>
                <w:szCs w:val="16"/>
              </w:rPr>
            </w:pPr>
            <w:r w:rsidRPr="00323F1F">
              <w:rPr>
                <w:rFonts w:hint="eastAsia"/>
                <w:sz w:val="16"/>
                <w:szCs w:val="16"/>
              </w:rPr>
              <w:t>表征制动卡盘是否过热</w:t>
            </w:r>
          </w:p>
        </w:tc>
        <w:tc>
          <w:tcPr>
            <w:tcW w:w="263" w:type="pct"/>
            <w:tcBorders>
              <w:left w:val="single" w:sz="4" w:space="0" w:color="auto"/>
              <w:right w:val="single" w:sz="4" w:space="0" w:color="auto"/>
            </w:tcBorders>
            <w:vAlign w:val="center"/>
          </w:tcPr>
          <w:p w14:paraId="15BB0606" w14:textId="77777777" w:rsidR="00196F0A" w:rsidRPr="00323F1F" w:rsidRDefault="00196F0A" w:rsidP="00196F0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E2D7D7"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37F2DC6"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7A2E11" w14:textId="31FB4F3E" w:rsidR="00196F0A" w:rsidRPr="00323F1F" w:rsidRDefault="00196F0A" w:rsidP="00196F0A">
            <w:pPr>
              <w:spacing w:line="240" w:lineRule="atLeast"/>
              <w:ind w:firstLineChars="0" w:firstLine="0"/>
              <w:rPr>
                <w:rFonts w:ascii="Arial" w:eastAsiaTheme="minorEastAsia" w:hAnsi="Arial" w:cs="Arial"/>
                <w:color w:val="0000FF"/>
                <w:sz w:val="16"/>
                <w:szCs w:val="16"/>
              </w:rPr>
            </w:pPr>
            <w:r w:rsidRPr="00323F1F">
              <w:rPr>
                <w:rFonts w:ascii="Arial" w:eastAsiaTheme="minorEastAsia" w:hAnsi="Arial" w:cs="Arial"/>
                <w:color w:val="0000FF"/>
                <w:sz w:val="16"/>
                <w:szCs w:val="16"/>
              </w:rPr>
              <w:t xml:space="preserve">0x0: </w:t>
            </w:r>
            <w:r w:rsidR="008C1BBB" w:rsidRPr="00323F1F">
              <w:rPr>
                <w:rFonts w:ascii="Arial" w:eastAsiaTheme="minorEastAsia" w:hAnsi="Arial" w:cs="Arial" w:hint="eastAsia"/>
                <w:color w:val="0000FF"/>
                <w:sz w:val="16"/>
                <w:szCs w:val="16"/>
              </w:rPr>
              <w:t>Not High</w:t>
            </w:r>
          </w:p>
          <w:p w14:paraId="110BB02B" w14:textId="69B4E581" w:rsidR="00196F0A" w:rsidRPr="00323F1F" w:rsidRDefault="00196F0A" w:rsidP="00196F0A">
            <w:pPr>
              <w:adjustRightInd w:val="0"/>
              <w:snapToGrid w:val="0"/>
              <w:ind w:firstLineChars="0" w:firstLine="0"/>
              <w:rPr>
                <w:sz w:val="16"/>
                <w:szCs w:val="16"/>
              </w:rPr>
            </w:pPr>
            <w:r w:rsidRPr="00323F1F">
              <w:rPr>
                <w:rFonts w:ascii="Arial" w:eastAsiaTheme="minorEastAsia" w:hAnsi="Arial" w:cs="Arial"/>
                <w:color w:val="0000FF"/>
                <w:sz w:val="16"/>
                <w:szCs w:val="16"/>
              </w:rPr>
              <w:t xml:space="preserve">0x1: </w:t>
            </w:r>
            <w:r w:rsidR="008C1BBB" w:rsidRPr="00323F1F">
              <w:rPr>
                <w:rFonts w:ascii="Arial" w:eastAsiaTheme="minorEastAsia" w:hAnsi="Arial" w:cs="Arial" w:hint="eastAsia"/>
                <w:color w:val="0000FF"/>
                <w:sz w:val="16"/>
                <w:szCs w:val="16"/>
              </w:rPr>
              <w:t>Temp too high</w:t>
            </w:r>
          </w:p>
        </w:tc>
      </w:tr>
      <w:tr w:rsidR="00E104C2" w14:paraId="29B8E3A9" w14:textId="77777777" w:rsidTr="001972ED">
        <w:tc>
          <w:tcPr>
            <w:tcW w:w="426" w:type="pct"/>
            <w:tcBorders>
              <w:right w:val="single" w:sz="4" w:space="0" w:color="auto"/>
            </w:tcBorders>
            <w:vAlign w:val="center"/>
          </w:tcPr>
          <w:p w14:paraId="40720233" w14:textId="30D875A1" w:rsidR="00E104C2" w:rsidRPr="00BE7670" w:rsidRDefault="00E104C2" w:rsidP="00E104C2">
            <w:pPr>
              <w:spacing w:line="240" w:lineRule="atLeast"/>
              <w:ind w:leftChars="-53" w:left="-12" w:hangingChars="62" w:hanging="99"/>
              <w:rPr>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E104C2" w:rsidRPr="00BE7670" w:rsidRDefault="00E104C2" w:rsidP="00E104C2">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E104C2" w:rsidRPr="00BE7670" w:rsidRDefault="00E104C2" w:rsidP="00E104C2">
            <w:pPr>
              <w:spacing w:line="240" w:lineRule="atLeast"/>
              <w:ind w:firstLineChars="0" w:firstLine="0"/>
              <w:rPr>
                <w:sz w:val="16"/>
                <w:szCs w:val="16"/>
              </w:rPr>
            </w:pPr>
            <w:r w:rsidRPr="00920244">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E104C2" w:rsidRPr="00BE7670" w:rsidRDefault="00E104C2" w:rsidP="00E104C2">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E104C2" w:rsidRPr="00F36000" w:rsidRDefault="00E104C2" w:rsidP="00E104C2">
            <w:pPr>
              <w:spacing w:line="240" w:lineRule="atLeast"/>
              <w:ind w:firstLineChars="0" w:firstLine="0"/>
              <w:rPr>
                <w:sz w:val="16"/>
                <w:szCs w:val="16"/>
              </w:rPr>
            </w:pPr>
          </w:p>
        </w:tc>
      </w:tr>
      <w:tr w:rsidR="00E104C2" w14:paraId="30B0FAB7" w14:textId="77777777" w:rsidTr="00956CAB">
        <w:tc>
          <w:tcPr>
            <w:tcW w:w="426" w:type="pct"/>
            <w:tcBorders>
              <w:right w:val="single" w:sz="4" w:space="0" w:color="auto"/>
            </w:tcBorders>
            <w:vAlign w:val="center"/>
          </w:tcPr>
          <w:p w14:paraId="3F3D77AD" w14:textId="08090C68" w:rsidR="00E104C2" w:rsidRPr="00B20CAE" w:rsidRDefault="00E104C2" w:rsidP="00E104C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E104C2" w:rsidRPr="00B20CAE" w:rsidRDefault="000C17A6" w:rsidP="00E104C2">
            <w:pPr>
              <w:spacing w:line="240" w:lineRule="atLeast"/>
              <w:ind w:firstLineChars="0" w:firstLine="0"/>
              <w:rPr>
                <w:rFonts w:ascii="Arial" w:eastAsiaTheme="minorEastAsia" w:hAnsi="Arial" w:cs="Arial"/>
                <w:sz w:val="16"/>
                <w:szCs w:val="16"/>
              </w:rPr>
            </w:pPr>
            <w:r w:rsidRPr="00920244">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E104C2" w:rsidRPr="00B20CAE" w:rsidRDefault="00E104C2" w:rsidP="00E104C2">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E104C2" w:rsidRPr="00B20CAE" w:rsidRDefault="00E104C2" w:rsidP="00E104C2">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t>$1=Invalid（无效）</w:t>
            </w:r>
          </w:p>
        </w:tc>
      </w:tr>
      <w:tr w:rsidR="00E104C2" w14:paraId="1AD60F03" w14:textId="77777777" w:rsidTr="001972ED">
        <w:tc>
          <w:tcPr>
            <w:tcW w:w="426" w:type="pct"/>
            <w:tcBorders>
              <w:right w:val="single" w:sz="4" w:space="0" w:color="auto"/>
            </w:tcBorders>
            <w:vAlign w:val="center"/>
          </w:tcPr>
          <w:p w14:paraId="44040711" w14:textId="45DE9B1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698FFC7A" w14:textId="07F097E7"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E104C2" w:rsidRPr="00B20CAE" w:rsidRDefault="00E465F9" w:rsidP="00E104C2">
            <w:pPr>
              <w:spacing w:line="240" w:lineRule="atLeast"/>
              <w:ind w:firstLineChars="0" w:firstLine="0"/>
              <w:rPr>
                <w:rFonts w:ascii="Arial" w:eastAsiaTheme="minorEastAsia" w:hAnsi="Arial" w:cs="Arial"/>
                <w:sz w:val="16"/>
                <w:szCs w:val="16"/>
              </w:rPr>
            </w:pPr>
            <w:r w:rsidRPr="00AD28AE">
              <w:rPr>
                <w:sz w:val="16"/>
                <w:szCs w:val="16"/>
              </w:rPr>
              <w:t>ADASLatAccel</w:t>
            </w:r>
          </w:p>
        </w:tc>
        <w:tc>
          <w:tcPr>
            <w:tcW w:w="844" w:type="pct"/>
            <w:tcBorders>
              <w:left w:val="single" w:sz="4" w:space="0" w:color="auto"/>
            </w:tcBorders>
            <w:vAlign w:val="center"/>
          </w:tcPr>
          <w:p w14:paraId="292FFFB4" w14:textId="04861DF2" w:rsidR="00E104C2" w:rsidRPr="00B20CAE" w:rsidRDefault="00E104C2" w:rsidP="00E104C2">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97212D" w14:paraId="1925EA07" w14:textId="77777777" w:rsidTr="001972ED">
        <w:tc>
          <w:tcPr>
            <w:tcW w:w="426" w:type="pct"/>
            <w:tcBorders>
              <w:right w:val="single" w:sz="4" w:space="0" w:color="auto"/>
            </w:tcBorders>
            <w:vAlign w:val="center"/>
          </w:tcPr>
          <w:p w14:paraId="61E64E50" w14:textId="398092C9" w:rsidR="0097212D" w:rsidRPr="00B20CAE" w:rsidRDefault="0097212D" w:rsidP="0097212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97212D" w:rsidRPr="00B20CAE" w:rsidRDefault="0097212D" w:rsidP="0097212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97212D" w:rsidRPr="00B20CAE" w:rsidRDefault="0097212D" w:rsidP="0097212D">
            <w:pPr>
              <w:spacing w:line="240" w:lineRule="atLeast"/>
              <w:ind w:firstLineChars="0" w:firstLine="0"/>
              <w:rPr>
                <w:rFonts w:ascii="Arial" w:eastAsiaTheme="minorEastAsia" w:hAnsi="Arial" w:cs="Arial"/>
                <w:sz w:val="16"/>
                <w:szCs w:val="16"/>
              </w:rPr>
            </w:pPr>
            <w:r w:rsidRPr="00AD28AE">
              <w:rPr>
                <w:sz w:val="16"/>
                <w:szCs w:val="16"/>
              </w:rPr>
              <w:t>ADASLatAccelV</w:t>
            </w:r>
          </w:p>
        </w:tc>
        <w:tc>
          <w:tcPr>
            <w:tcW w:w="844" w:type="pct"/>
            <w:tcBorders>
              <w:left w:val="single" w:sz="4" w:space="0" w:color="auto"/>
            </w:tcBorders>
            <w:vAlign w:val="center"/>
          </w:tcPr>
          <w:p w14:paraId="33365DDD" w14:textId="41029CE7" w:rsidR="0097212D" w:rsidRPr="00B20CAE" w:rsidRDefault="0097212D" w:rsidP="0097212D">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97212D" w:rsidRPr="00B20CAE" w:rsidRDefault="0097212D" w:rsidP="009721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97212D" w:rsidRPr="00D96337" w:rsidRDefault="0097212D" w:rsidP="0097212D">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97212D" w:rsidRPr="00B20CAE" w:rsidRDefault="0097212D" w:rsidP="0097212D">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E135A6" w14:paraId="28D18D7E" w14:textId="77777777" w:rsidTr="00956CAB">
        <w:tc>
          <w:tcPr>
            <w:tcW w:w="426" w:type="pct"/>
            <w:tcBorders>
              <w:right w:val="single" w:sz="4" w:space="0" w:color="auto"/>
            </w:tcBorders>
            <w:vAlign w:val="center"/>
          </w:tcPr>
          <w:p w14:paraId="108F15A0" w14:textId="01B09B7C" w:rsidR="00E135A6" w:rsidRPr="00C873D2" w:rsidRDefault="00E135A6" w:rsidP="00E135A6">
            <w:pPr>
              <w:spacing w:line="240" w:lineRule="atLeast"/>
              <w:ind w:leftChars="-53" w:left="-12" w:hangingChars="62" w:hanging="99"/>
              <w:rPr>
                <w:rFonts w:ascii="Arial" w:eastAsiaTheme="minorEastAsia" w:hAnsi="Arial" w:cs="Arial"/>
                <w:sz w:val="16"/>
                <w:szCs w:val="16"/>
                <w:highlight w:val="yellow"/>
              </w:rPr>
            </w:pPr>
            <w:r w:rsidRPr="00C873D2">
              <w:rPr>
                <w:rFonts w:ascii="Arial" w:eastAsiaTheme="minorEastAsia" w:hAnsi="Arial" w:cs="Arial" w:hint="eastAsia"/>
                <w:sz w:val="16"/>
                <w:szCs w:val="16"/>
                <w:highlight w:val="yellow"/>
              </w:rPr>
              <w:t>ADAS</w:t>
            </w:r>
          </w:p>
        </w:tc>
        <w:tc>
          <w:tcPr>
            <w:tcW w:w="304" w:type="pct"/>
            <w:tcBorders>
              <w:right w:val="single" w:sz="4" w:space="0" w:color="auto"/>
            </w:tcBorders>
            <w:vAlign w:val="center"/>
          </w:tcPr>
          <w:p w14:paraId="5C3D581E" w14:textId="6F499F8A" w:rsidR="00E135A6" w:rsidRPr="00C873D2" w:rsidRDefault="00E135A6" w:rsidP="00E135A6">
            <w:pPr>
              <w:spacing w:line="240" w:lineRule="atLeast"/>
              <w:ind w:firstLineChars="0" w:firstLine="0"/>
              <w:rPr>
                <w:rFonts w:ascii="Arial" w:eastAsiaTheme="minorEastAsia" w:hAnsi="Arial" w:cs="Arial"/>
                <w:sz w:val="16"/>
                <w:szCs w:val="16"/>
                <w:highlight w:val="yellow"/>
              </w:rPr>
            </w:pPr>
            <w:r w:rsidRPr="00C873D2">
              <w:rPr>
                <w:rFonts w:hint="eastAsia"/>
                <w:sz w:val="16"/>
                <w:szCs w:val="16"/>
                <w:highlight w:val="yellow"/>
              </w:rPr>
              <w:t>VMCU</w:t>
            </w:r>
          </w:p>
        </w:tc>
        <w:tc>
          <w:tcPr>
            <w:tcW w:w="375" w:type="pct"/>
            <w:tcBorders>
              <w:right w:val="single" w:sz="4" w:space="0" w:color="auto"/>
            </w:tcBorders>
          </w:tcPr>
          <w:p w14:paraId="386A4B32" w14:textId="77777777" w:rsidR="00E135A6" w:rsidRPr="00C873D2" w:rsidRDefault="00E135A6" w:rsidP="00E135A6">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0D37DE7" w14:textId="7EB3B932" w:rsidR="00E135A6" w:rsidRPr="00C873D2" w:rsidRDefault="00C873D2" w:rsidP="00E135A6">
            <w:pPr>
              <w:spacing w:line="240" w:lineRule="atLeast"/>
              <w:ind w:firstLineChars="0" w:firstLine="0"/>
              <w:rPr>
                <w:rFonts w:ascii="Arial" w:eastAsiaTheme="minorEastAsia" w:hAnsi="Arial" w:cs="Arial"/>
                <w:sz w:val="16"/>
                <w:szCs w:val="16"/>
                <w:highlight w:val="yellow"/>
              </w:rPr>
            </w:pPr>
            <w:r w:rsidRPr="00C873D2">
              <w:rPr>
                <w:rFonts w:ascii="Arial" w:eastAsiaTheme="minorEastAsia" w:hAnsi="Arial" w:cs="Arial"/>
                <w:sz w:val="16"/>
                <w:szCs w:val="16"/>
                <w:highlight w:val="yellow"/>
              </w:rPr>
              <w:t>VCUADASActvSts_1</w:t>
            </w:r>
          </w:p>
        </w:tc>
        <w:tc>
          <w:tcPr>
            <w:tcW w:w="844" w:type="pct"/>
            <w:tcBorders>
              <w:left w:val="single" w:sz="4" w:space="0" w:color="auto"/>
            </w:tcBorders>
            <w:vAlign w:val="center"/>
          </w:tcPr>
          <w:p w14:paraId="2C91DE5C" w14:textId="73F0D1F3" w:rsidR="00E135A6" w:rsidRPr="00C873D2" w:rsidRDefault="00E135A6" w:rsidP="00E135A6">
            <w:pPr>
              <w:spacing w:line="240" w:lineRule="atLeast"/>
              <w:ind w:firstLineChars="0" w:firstLine="0"/>
              <w:rPr>
                <w:rFonts w:ascii="Arial" w:eastAsiaTheme="minorEastAsia" w:hAnsi="Arial" w:cs="Arial"/>
                <w:sz w:val="16"/>
                <w:szCs w:val="16"/>
                <w:highlight w:val="yellow"/>
              </w:rPr>
            </w:pPr>
            <w:r w:rsidRPr="00C873D2">
              <w:rPr>
                <w:rFonts w:ascii="Microsoft YaHei" w:eastAsia="Microsoft YaHei" w:hAnsi="Microsoft YaHei" w:hint="eastAsia"/>
                <w:sz w:val="16"/>
                <w:szCs w:val="16"/>
                <w:highlight w:val="yellow"/>
              </w:rPr>
              <w:t xml:space="preserve">ADAS 功能激活 </w:t>
            </w:r>
          </w:p>
        </w:tc>
        <w:tc>
          <w:tcPr>
            <w:tcW w:w="263" w:type="pct"/>
            <w:tcBorders>
              <w:left w:val="single" w:sz="4" w:space="0" w:color="auto"/>
              <w:right w:val="single" w:sz="4" w:space="0" w:color="auto"/>
            </w:tcBorders>
            <w:vAlign w:val="center"/>
          </w:tcPr>
          <w:p w14:paraId="730C4849" w14:textId="77777777" w:rsidR="00E135A6" w:rsidRPr="00C873D2" w:rsidRDefault="00E135A6" w:rsidP="00E135A6">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93E02B2" w14:textId="77777777" w:rsidR="00E135A6" w:rsidRPr="00C873D2" w:rsidRDefault="00E135A6" w:rsidP="00E135A6">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FA28FA" w14:textId="77777777" w:rsidR="00E135A6" w:rsidRPr="00C873D2" w:rsidRDefault="00E135A6" w:rsidP="00E135A6">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BDAB126"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$0= Not Active</w:t>
            </w:r>
          </w:p>
          <w:p w14:paraId="0FCAEA2E"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$1= ACC</w:t>
            </w:r>
          </w:p>
          <w:p w14:paraId="7686A56C"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$2= APA</w:t>
            </w:r>
          </w:p>
          <w:p w14:paraId="268521B6" w14:textId="77777777" w:rsidR="00B833AF" w:rsidRPr="00C873D2" w:rsidRDefault="00B833AF" w:rsidP="00B833AF">
            <w:pPr>
              <w:ind w:firstLineChars="0" w:firstLine="0"/>
              <w:outlineLvl w:val="0"/>
              <w:rPr>
                <w:rFonts w:ascii="Microsoft YaHei" w:eastAsia="Microsoft YaHei" w:hAnsi="Microsoft YaHei" w:hint="eastAsia"/>
                <w:sz w:val="16"/>
                <w:szCs w:val="16"/>
                <w:highlight w:val="yellow"/>
              </w:rPr>
            </w:pPr>
            <w:r w:rsidRPr="00C873D2">
              <w:rPr>
                <w:rFonts w:ascii="Microsoft YaHei" w:eastAsia="Microsoft YaHei" w:hAnsi="Microsoft YaHei"/>
                <w:sz w:val="16"/>
                <w:szCs w:val="16"/>
                <w:highlight w:val="yellow"/>
              </w:rPr>
              <w:t>$3= AEB</w:t>
            </w:r>
          </w:p>
          <w:p w14:paraId="0A02CF26" w14:textId="5C6B1829" w:rsidR="00E135A6" w:rsidRPr="00C873D2" w:rsidRDefault="00B833AF" w:rsidP="00B833AF">
            <w:pPr>
              <w:spacing w:line="240" w:lineRule="atLeast"/>
              <w:ind w:firstLineChars="0" w:firstLine="0"/>
              <w:rPr>
                <w:rFonts w:ascii="Arial" w:eastAsiaTheme="minorEastAsia" w:hAnsi="Arial" w:cs="Arial"/>
                <w:sz w:val="16"/>
                <w:szCs w:val="16"/>
                <w:highlight w:val="yellow"/>
              </w:rPr>
            </w:pPr>
            <w:r w:rsidRPr="00C873D2">
              <w:rPr>
                <w:rFonts w:ascii="Microsoft YaHei" w:eastAsia="Microsoft YaHei" w:hAnsi="Microsoft YaHei"/>
                <w:sz w:val="16"/>
                <w:szCs w:val="16"/>
                <w:highlight w:val="yellow"/>
              </w:rPr>
              <w:t>$4= AES</w:t>
            </w:r>
          </w:p>
        </w:tc>
      </w:tr>
      <w:tr w:rsidR="00E104C2" w14:paraId="1FBAA4E8" w14:textId="77777777" w:rsidTr="00956CAB">
        <w:tc>
          <w:tcPr>
            <w:tcW w:w="426" w:type="pct"/>
            <w:tcBorders>
              <w:right w:val="single" w:sz="4" w:space="0" w:color="auto"/>
            </w:tcBorders>
            <w:vAlign w:val="center"/>
          </w:tcPr>
          <w:p w14:paraId="10D57497" w14:textId="4C8FED74"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E104C2" w:rsidRPr="00B20CAE" w:rsidRDefault="00E104C2" w:rsidP="00E104C2">
            <w:pPr>
              <w:spacing w:line="240" w:lineRule="atLeast"/>
              <w:ind w:firstLineChars="0" w:firstLine="0"/>
              <w:rPr>
                <w:rFonts w:ascii="Arial" w:eastAsiaTheme="minorEastAsia" w:hAnsi="Arial" w:cs="Arial"/>
                <w:sz w:val="16"/>
                <w:szCs w:val="16"/>
              </w:rPr>
            </w:pPr>
            <w:r w:rsidRPr="009B5475">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E104C2" w14:paraId="33E1D71F" w14:textId="77777777" w:rsidTr="00956CAB">
        <w:tc>
          <w:tcPr>
            <w:tcW w:w="426" w:type="pct"/>
            <w:tcBorders>
              <w:right w:val="single" w:sz="4" w:space="0" w:color="auto"/>
            </w:tcBorders>
            <w:vAlign w:val="center"/>
          </w:tcPr>
          <w:p w14:paraId="3CCAAE47" w14:textId="661134CE"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E104C2" w:rsidRPr="008C3061"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E104C2" w:rsidRPr="00B20CAE"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E104C2" w14:paraId="72FB586A" w14:textId="77777777" w:rsidTr="00956CAB">
        <w:tc>
          <w:tcPr>
            <w:tcW w:w="426" w:type="pct"/>
            <w:tcBorders>
              <w:right w:val="single" w:sz="4" w:space="0" w:color="auto"/>
            </w:tcBorders>
            <w:vAlign w:val="center"/>
          </w:tcPr>
          <w:p w14:paraId="00D87EC1"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LtFntWhlGrndVlcty</w:t>
            </w:r>
          </w:p>
          <w:p w14:paraId="168F2467"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RtFntWhlGrndVlcty</w:t>
            </w:r>
          </w:p>
          <w:p w14:paraId="0C7434E0"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LtRrWhlGrndVlcty</w:t>
            </w:r>
          </w:p>
          <w:p w14:paraId="611D245A"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w:t>
            </w:r>
            <w:commentRangeStart w:id="181"/>
            <w:commentRangeStart w:id="182"/>
            <w:r w:rsidRPr="00B20CAE">
              <w:rPr>
                <w:rFonts w:ascii="Arial" w:eastAsiaTheme="minorEastAsia" w:hAnsi="Arial" w:cs="Arial" w:hint="eastAsia"/>
                <w:sz w:val="16"/>
                <w:szCs w:val="16"/>
              </w:rPr>
              <w:t>速</w:t>
            </w:r>
            <w:commentRangeEnd w:id="181"/>
            <w:r w:rsidR="005045C3" w:rsidRPr="00B20CAE">
              <w:rPr>
                <w:rStyle w:val="affff4"/>
                <w:rFonts w:ascii="Arial" w:eastAsiaTheme="minorEastAsia" w:hAnsi="Arial" w:cs="Arial"/>
                <w:sz w:val="16"/>
                <w:szCs w:val="16"/>
              </w:rPr>
              <w:commentReference w:id="181"/>
            </w:r>
            <w:commentRangeEnd w:id="182"/>
            <w:r w:rsidR="001877DE" w:rsidRPr="00B20CAE">
              <w:rPr>
                <w:rStyle w:val="affff4"/>
                <w:rFonts w:ascii="Arial" w:eastAsiaTheme="minorEastAsia" w:hAnsi="Arial" w:cs="Arial"/>
                <w:sz w:val="16"/>
                <w:szCs w:val="16"/>
              </w:rPr>
              <w:commentReference w:id="182"/>
            </w:r>
          </w:p>
        </w:tc>
        <w:tc>
          <w:tcPr>
            <w:tcW w:w="263" w:type="pct"/>
            <w:tcBorders>
              <w:left w:val="single" w:sz="4" w:space="0" w:color="auto"/>
              <w:right w:val="single" w:sz="4" w:space="0" w:color="auto"/>
            </w:tcBorders>
            <w:vAlign w:val="center"/>
          </w:tcPr>
          <w:p w14:paraId="0107C09A"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E104C2" w14:paraId="63136FE9" w14:textId="77777777" w:rsidTr="00956CAB">
        <w:tc>
          <w:tcPr>
            <w:tcW w:w="426" w:type="pct"/>
            <w:tcBorders>
              <w:right w:val="single" w:sz="4" w:space="0" w:color="auto"/>
            </w:tcBorders>
            <w:vAlign w:val="center"/>
          </w:tcPr>
          <w:p w14:paraId="2F7BC428"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26702A" w14:paraId="4DFDCB13" w14:textId="77777777" w:rsidTr="00BE3C8E">
        <w:tc>
          <w:tcPr>
            <w:tcW w:w="426" w:type="pct"/>
            <w:tcBorders>
              <w:right w:val="single" w:sz="4" w:space="0" w:color="auto"/>
            </w:tcBorders>
            <w:vAlign w:val="center"/>
          </w:tcPr>
          <w:p w14:paraId="447C2401" w14:textId="498282D2" w:rsidR="0026702A" w:rsidRPr="00B20CAE" w:rsidRDefault="0026702A" w:rsidP="0026702A">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97E0E22" w14:textId="2EE17BF2"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3F10B0A"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5A4AFA55" w:rsidR="0026702A" w:rsidRPr="00B20CAE" w:rsidRDefault="0026702A" w:rsidP="0026702A">
            <w:pPr>
              <w:spacing w:line="240" w:lineRule="atLeast"/>
              <w:ind w:firstLineChars="0" w:firstLine="0"/>
              <w:rPr>
                <w:rFonts w:ascii="Arial" w:eastAsiaTheme="minorEastAsia" w:hAnsi="Arial" w:cs="Arial"/>
                <w:sz w:val="16"/>
                <w:szCs w:val="16"/>
              </w:rPr>
            </w:pPr>
            <w:r w:rsidRPr="005F5534">
              <w:rPr>
                <w:rFonts w:ascii="Arial" w:eastAsiaTheme="minorEastAsia" w:hAnsi="Arial" w:cs="Arial"/>
                <w:sz w:val="16"/>
                <w:szCs w:val="16"/>
              </w:rPr>
              <w:t>OverlayBrkActrRqstSts</w:t>
            </w:r>
          </w:p>
        </w:tc>
        <w:tc>
          <w:tcPr>
            <w:tcW w:w="844" w:type="pct"/>
            <w:tcBorders>
              <w:left w:val="single" w:sz="4" w:space="0" w:color="auto"/>
            </w:tcBorders>
            <w:vAlign w:val="center"/>
          </w:tcPr>
          <w:p w14:paraId="7122E030" w14:textId="2396D2DF" w:rsidR="0026702A" w:rsidRPr="00B20CAE" w:rsidRDefault="0026702A" w:rsidP="0026702A">
            <w:pPr>
              <w:spacing w:line="240" w:lineRule="atLeast"/>
              <w:ind w:firstLineChars="0" w:firstLine="0"/>
              <w:rPr>
                <w:rFonts w:ascii="Arial" w:eastAsiaTheme="minorEastAsia" w:hAnsi="Arial" w:cs="Arial"/>
                <w:sz w:val="16"/>
                <w:szCs w:val="16"/>
              </w:rPr>
            </w:pPr>
            <w:r w:rsidRPr="00FC7B79">
              <w:rPr>
                <w:rFonts w:ascii="Microsoft YaHei" w:eastAsia="Microsoft YaHei" w:hAnsi="Microsoft YaHei" w:hint="eastAsia"/>
                <w:sz w:val="16"/>
                <w:szCs w:val="16"/>
              </w:rPr>
              <w:t>制动执行器叠加请求状态反馈(用于握手)</w:t>
            </w:r>
          </w:p>
        </w:tc>
        <w:tc>
          <w:tcPr>
            <w:tcW w:w="263" w:type="pct"/>
            <w:tcBorders>
              <w:left w:val="single" w:sz="4" w:space="0" w:color="auto"/>
              <w:right w:val="single" w:sz="4" w:space="0" w:color="auto"/>
            </w:tcBorders>
            <w:vAlign w:val="center"/>
          </w:tcPr>
          <w:p w14:paraId="61FF9456" w14:textId="77777777" w:rsidR="0026702A" w:rsidRPr="00B20CAE" w:rsidRDefault="0026702A" w:rsidP="002670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$0=Not_Controllable</w:t>
            </w:r>
            <w:r w:rsidRPr="00BE7670">
              <w:rPr>
                <w:rFonts w:hint="eastAsia"/>
                <w:sz w:val="16"/>
                <w:szCs w:val="16"/>
              </w:rPr>
              <w:br/>
              <w:t>$1=Ready_for_Control</w:t>
            </w:r>
            <w:r w:rsidRPr="00BE7670">
              <w:rPr>
                <w:rFonts w:hint="eastAsia"/>
                <w:sz w:val="16"/>
                <w:szCs w:val="16"/>
              </w:rPr>
              <w:br/>
              <w:t>$2=Controlled</w:t>
            </w:r>
            <w:r w:rsidRPr="00BE7670">
              <w:rPr>
                <w:rFonts w:hint="eastAsia"/>
                <w:sz w:val="16"/>
                <w:szCs w:val="16"/>
              </w:rPr>
              <w:br/>
              <w:t>$3=Override</w:t>
            </w:r>
            <w:r w:rsidRPr="00BE7670">
              <w:rPr>
                <w:rFonts w:hint="eastAsia"/>
                <w:sz w:val="16"/>
                <w:szCs w:val="16"/>
              </w:rPr>
              <w:br/>
              <w:t>$4=Error</w:t>
            </w:r>
          </w:p>
        </w:tc>
      </w:tr>
      <w:tr w:rsidR="001209CD" w14:paraId="66F71A02" w14:textId="77777777" w:rsidTr="00BE3C8E">
        <w:tc>
          <w:tcPr>
            <w:tcW w:w="426" w:type="pct"/>
            <w:tcBorders>
              <w:right w:val="single" w:sz="4" w:space="0" w:color="auto"/>
            </w:tcBorders>
            <w:vAlign w:val="center"/>
          </w:tcPr>
          <w:p w14:paraId="2A3B51B1" w14:textId="63AEF904" w:rsidR="001209CD" w:rsidRPr="00BE7670" w:rsidRDefault="001209CD" w:rsidP="001209CD">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40B9ACB2" w14:textId="4A940D75" w:rsidR="001209CD" w:rsidRPr="00BE7670" w:rsidRDefault="001209CD" w:rsidP="001209CD">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2E2307C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0ED177C" w14:textId="2CD516C6" w:rsidR="001209CD" w:rsidRPr="005F5534" w:rsidRDefault="001209CD" w:rsidP="001209CD">
            <w:pPr>
              <w:spacing w:line="240" w:lineRule="atLeast"/>
              <w:ind w:firstLineChars="0" w:firstLine="0"/>
              <w:rPr>
                <w:rFonts w:ascii="Arial" w:eastAsiaTheme="minorEastAsia" w:hAnsi="Arial" w:cs="Arial"/>
                <w:sz w:val="16"/>
                <w:szCs w:val="16"/>
              </w:rPr>
            </w:pPr>
            <w:r w:rsidRPr="00B907B3">
              <w:rPr>
                <w:sz w:val="16"/>
                <w:szCs w:val="16"/>
              </w:rPr>
              <w:t>BrkDltTrqCtrlAtvRqstFlg</w:t>
            </w:r>
          </w:p>
        </w:tc>
        <w:tc>
          <w:tcPr>
            <w:tcW w:w="844" w:type="pct"/>
            <w:tcBorders>
              <w:left w:val="single" w:sz="4" w:space="0" w:color="auto"/>
            </w:tcBorders>
            <w:vAlign w:val="center"/>
          </w:tcPr>
          <w:p w14:paraId="72AAB581" w14:textId="05D77889" w:rsidR="001209CD" w:rsidRPr="00FC7B79" w:rsidRDefault="001209CD" w:rsidP="001209CD">
            <w:pPr>
              <w:spacing w:line="240" w:lineRule="atLeast"/>
              <w:ind w:firstLineChars="0" w:firstLine="0"/>
              <w:rPr>
                <w:rFonts w:ascii="Microsoft YaHei" w:eastAsia="Microsoft YaHei" w:hAnsi="Microsoft YaHei" w:hint="eastAsia"/>
                <w:sz w:val="16"/>
                <w:szCs w:val="16"/>
              </w:rPr>
            </w:pPr>
            <w:r w:rsidRPr="00F5413B">
              <w:rPr>
                <w:rFonts w:hint="eastAsia"/>
                <w:sz w:val="16"/>
                <w:szCs w:val="16"/>
              </w:rPr>
              <w:t>VMC</w:t>
            </w:r>
            <w:r w:rsidRPr="00F5413B">
              <w:rPr>
                <w:rFonts w:hint="eastAsia"/>
                <w:sz w:val="16"/>
                <w:szCs w:val="16"/>
              </w:rPr>
              <w:t>功能制动叠加控制请求标志位</w:t>
            </w:r>
          </w:p>
        </w:tc>
        <w:tc>
          <w:tcPr>
            <w:tcW w:w="263" w:type="pct"/>
            <w:tcBorders>
              <w:left w:val="single" w:sz="4" w:space="0" w:color="auto"/>
              <w:right w:val="single" w:sz="4" w:space="0" w:color="auto"/>
            </w:tcBorders>
            <w:vAlign w:val="center"/>
          </w:tcPr>
          <w:p w14:paraId="1A01FE51" w14:textId="77777777" w:rsidR="001209CD" w:rsidRPr="00B20CAE" w:rsidRDefault="001209CD" w:rsidP="001209C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8624FE"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60DA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C857570" w14:textId="3637C1A3" w:rsidR="001209CD" w:rsidRPr="00BE7670" w:rsidRDefault="001209CD" w:rsidP="001209CD">
            <w:pPr>
              <w:spacing w:line="240" w:lineRule="atLeast"/>
              <w:ind w:firstLineChars="0" w:firstLine="0"/>
              <w:rPr>
                <w:sz w:val="16"/>
                <w:szCs w:val="16"/>
              </w:rPr>
            </w:pPr>
            <w:r w:rsidRPr="00BE7670">
              <w:rPr>
                <w:rFonts w:hint="eastAsia"/>
                <w:sz w:val="16"/>
                <w:szCs w:val="16"/>
              </w:rPr>
              <w:t>$0=NoRequest</w:t>
            </w:r>
            <w:r w:rsidRPr="00BE7670">
              <w:rPr>
                <w:rFonts w:hint="eastAsia"/>
                <w:sz w:val="16"/>
                <w:szCs w:val="16"/>
              </w:rPr>
              <w:br/>
              <w:t>$1=Requst</w:t>
            </w:r>
          </w:p>
        </w:tc>
      </w:tr>
      <w:tr w:rsidR="00E104C2" w14:paraId="46967D25" w14:textId="77777777" w:rsidTr="007912AA">
        <w:tc>
          <w:tcPr>
            <w:tcW w:w="426" w:type="pct"/>
            <w:tcBorders>
              <w:right w:val="single" w:sz="4" w:space="0" w:color="auto"/>
            </w:tcBorders>
            <w:vAlign w:val="center"/>
          </w:tcPr>
          <w:p w14:paraId="20443C2B" w14:textId="050CDB21"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TarBrkTqFrntLe / TarBrkTqFrntRi / TarBrkTqReLe / TarBrkTqReRi</w:t>
            </w:r>
          </w:p>
        </w:tc>
        <w:tc>
          <w:tcPr>
            <w:tcW w:w="844" w:type="pct"/>
            <w:tcBorders>
              <w:left w:val="single" w:sz="4" w:space="0" w:color="auto"/>
            </w:tcBorders>
            <w:vAlign w:val="center"/>
          </w:tcPr>
          <w:p w14:paraId="01787AC0" w14:textId="76B67674"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952C87" w14:paraId="76442ED6" w14:textId="77777777" w:rsidTr="007912AA">
        <w:tc>
          <w:tcPr>
            <w:tcW w:w="426" w:type="pct"/>
            <w:tcBorders>
              <w:right w:val="single" w:sz="4" w:space="0" w:color="auto"/>
            </w:tcBorders>
            <w:vAlign w:val="center"/>
          </w:tcPr>
          <w:p w14:paraId="2DB1E1D7" w14:textId="20B962D9" w:rsidR="00952C87" w:rsidRPr="00BE7670" w:rsidRDefault="00952C87" w:rsidP="00952C87">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1C31C25C" w14:textId="0311DBD4" w:rsidR="00952C87" w:rsidRPr="00BE7670" w:rsidRDefault="00952C87" w:rsidP="00952C87">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3BFA0150"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2B01F2" w14:textId="77777777" w:rsidR="00952C87" w:rsidRPr="0085213D" w:rsidRDefault="00952C87" w:rsidP="00952C87">
            <w:pPr>
              <w:spacing w:line="240" w:lineRule="atLeast"/>
              <w:ind w:firstLineChars="0" w:firstLine="0"/>
              <w:rPr>
                <w:sz w:val="16"/>
                <w:szCs w:val="16"/>
              </w:rPr>
            </w:pPr>
            <w:r w:rsidRPr="0085213D">
              <w:rPr>
                <w:sz w:val="16"/>
                <w:szCs w:val="16"/>
              </w:rPr>
              <w:t>TarSlipRatlimit_FL</w:t>
            </w:r>
          </w:p>
          <w:p w14:paraId="0FF68805" w14:textId="77777777" w:rsidR="00952C87" w:rsidRPr="0085213D" w:rsidRDefault="00952C87" w:rsidP="00952C87">
            <w:pPr>
              <w:spacing w:line="240" w:lineRule="atLeast"/>
              <w:ind w:firstLineChars="0" w:firstLine="0"/>
              <w:rPr>
                <w:sz w:val="16"/>
                <w:szCs w:val="16"/>
              </w:rPr>
            </w:pPr>
            <w:r w:rsidRPr="0085213D">
              <w:rPr>
                <w:sz w:val="16"/>
                <w:szCs w:val="16"/>
              </w:rPr>
              <w:lastRenderedPageBreak/>
              <w:t>TarSlipRatLimit_FR</w:t>
            </w:r>
          </w:p>
          <w:p w14:paraId="7FCCEFE5" w14:textId="77777777" w:rsidR="00952C87" w:rsidRPr="0085213D" w:rsidRDefault="00952C87" w:rsidP="00952C87">
            <w:pPr>
              <w:spacing w:line="240" w:lineRule="atLeast"/>
              <w:ind w:firstLineChars="0" w:firstLine="0"/>
              <w:rPr>
                <w:sz w:val="16"/>
                <w:szCs w:val="16"/>
              </w:rPr>
            </w:pPr>
            <w:r w:rsidRPr="0085213D">
              <w:rPr>
                <w:sz w:val="16"/>
                <w:szCs w:val="16"/>
              </w:rPr>
              <w:t>TarSlipRatLimit_RL</w:t>
            </w:r>
          </w:p>
          <w:p w14:paraId="01113541" w14:textId="741C1A5A" w:rsidR="00952C87" w:rsidRPr="00BE7670" w:rsidRDefault="00952C87" w:rsidP="00952C87">
            <w:pPr>
              <w:spacing w:line="240" w:lineRule="atLeast"/>
              <w:ind w:firstLineChars="0" w:firstLine="0"/>
              <w:rPr>
                <w:sz w:val="16"/>
                <w:szCs w:val="16"/>
              </w:rPr>
            </w:pPr>
            <w:r w:rsidRPr="0085213D">
              <w:rPr>
                <w:sz w:val="16"/>
                <w:szCs w:val="16"/>
              </w:rPr>
              <w:t>TarSlipRatLimit_RR</w:t>
            </w:r>
          </w:p>
        </w:tc>
        <w:tc>
          <w:tcPr>
            <w:tcW w:w="844" w:type="pct"/>
            <w:tcBorders>
              <w:left w:val="single" w:sz="4" w:space="0" w:color="auto"/>
            </w:tcBorders>
            <w:vAlign w:val="center"/>
          </w:tcPr>
          <w:p w14:paraId="0C34B444" w14:textId="752BD9C4" w:rsidR="00952C87" w:rsidRPr="00BE7670" w:rsidRDefault="00952C87" w:rsidP="00952C87">
            <w:pPr>
              <w:spacing w:line="240" w:lineRule="atLeast"/>
              <w:ind w:firstLineChars="0" w:firstLine="0"/>
              <w:rPr>
                <w:sz w:val="16"/>
                <w:szCs w:val="16"/>
              </w:rPr>
            </w:pPr>
            <w:r w:rsidRPr="00945008">
              <w:rPr>
                <w:rFonts w:hint="eastAsia"/>
                <w:sz w:val="16"/>
                <w:szCs w:val="16"/>
              </w:rPr>
              <w:lastRenderedPageBreak/>
              <w:t>目标制动滑移率</w:t>
            </w:r>
          </w:p>
        </w:tc>
        <w:tc>
          <w:tcPr>
            <w:tcW w:w="263" w:type="pct"/>
            <w:tcBorders>
              <w:left w:val="single" w:sz="4" w:space="0" w:color="auto"/>
              <w:right w:val="single" w:sz="4" w:space="0" w:color="auto"/>
            </w:tcBorders>
            <w:vAlign w:val="center"/>
          </w:tcPr>
          <w:p w14:paraId="5CF44A47" w14:textId="77777777" w:rsidR="00952C87" w:rsidRPr="00B20CAE" w:rsidRDefault="00952C87" w:rsidP="00952C8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D26644"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CAA000A"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D06876" w14:textId="77777777" w:rsidR="00952C87" w:rsidRPr="00B20CAE" w:rsidRDefault="00952C87" w:rsidP="00952C87">
            <w:pPr>
              <w:spacing w:line="240" w:lineRule="atLeast"/>
              <w:ind w:firstLineChars="0" w:firstLine="0"/>
              <w:rPr>
                <w:rFonts w:ascii="Arial" w:eastAsiaTheme="minorEastAsia" w:hAnsi="Arial" w:cs="Arial"/>
                <w:sz w:val="16"/>
                <w:szCs w:val="16"/>
              </w:rPr>
            </w:pPr>
          </w:p>
        </w:tc>
      </w:tr>
      <w:tr w:rsidR="00E104C2" w14:paraId="6FA28CB0" w14:textId="77777777" w:rsidTr="001972ED">
        <w:tc>
          <w:tcPr>
            <w:tcW w:w="426" w:type="pct"/>
            <w:tcBorders>
              <w:right w:val="single" w:sz="4" w:space="0" w:color="auto"/>
            </w:tcBorders>
            <w:vAlign w:val="center"/>
          </w:tcPr>
          <w:p w14:paraId="528FBB2E" w14:textId="20A30E0A"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F0CB8A3" w14:textId="2A5E4E48"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61438C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7EEDDFEB"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ABSAtv_FD</w:t>
            </w:r>
          </w:p>
        </w:tc>
        <w:tc>
          <w:tcPr>
            <w:tcW w:w="844" w:type="pct"/>
            <w:tcBorders>
              <w:left w:val="single" w:sz="4" w:space="0" w:color="auto"/>
            </w:tcBorders>
            <w:vAlign w:val="center"/>
          </w:tcPr>
          <w:p w14:paraId="785DE51A" w14:textId="06B42A5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452B1034"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C8274A"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1F2BD54C" w14:textId="41980EC2"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43059494" w14:textId="77777777" w:rsidTr="001972ED">
        <w:tc>
          <w:tcPr>
            <w:tcW w:w="426" w:type="pct"/>
            <w:tcBorders>
              <w:right w:val="single" w:sz="4" w:space="0" w:color="auto"/>
            </w:tcBorders>
            <w:vAlign w:val="center"/>
          </w:tcPr>
          <w:p w14:paraId="702AEB78" w14:textId="017B1042"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9984584" w14:textId="692B570A"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1AFBA9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95D9F7" w14:textId="3EB71B23"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VSEAtv</w:t>
            </w:r>
            <w:r w:rsidRPr="00BE7670">
              <w:rPr>
                <w:rFonts w:hint="eastAsia"/>
                <w:sz w:val="16"/>
                <w:szCs w:val="16"/>
              </w:rPr>
              <w:t>_FD</w:t>
            </w:r>
          </w:p>
        </w:tc>
        <w:tc>
          <w:tcPr>
            <w:tcW w:w="844" w:type="pct"/>
            <w:tcBorders>
              <w:left w:val="single" w:sz="4" w:space="0" w:color="auto"/>
            </w:tcBorders>
            <w:vAlign w:val="center"/>
          </w:tcPr>
          <w:p w14:paraId="28D7D1E4" w14:textId="1198E05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7A9BE6B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EF51A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D1D271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E410AD"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271CE56" w14:textId="38607BD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1B85CB7A" w14:textId="77777777" w:rsidTr="001972ED">
        <w:tc>
          <w:tcPr>
            <w:tcW w:w="426" w:type="pct"/>
            <w:tcBorders>
              <w:right w:val="single" w:sz="4" w:space="0" w:color="auto"/>
            </w:tcBorders>
            <w:vAlign w:val="center"/>
          </w:tcPr>
          <w:p w14:paraId="7636601E" w14:textId="2E84134D"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1F125237" w14:textId="1BE53E73"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1CE8D07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44999493"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VSEArmAtv</w:t>
            </w:r>
          </w:p>
        </w:tc>
        <w:tc>
          <w:tcPr>
            <w:tcW w:w="844" w:type="pct"/>
            <w:tcBorders>
              <w:left w:val="single" w:sz="4" w:space="0" w:color="auto"/>
            </w:tcBorders>
            <w:vAlign w:val="center"/>
          </w:tcPr>
          <w:p w14:paraId="1D43EE20" w14:textId="52E59A3A"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521305A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CFB8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DA9A2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D5A8035"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55791EB" w14:textId="23F542A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2B8C1242" w14:textId="77777777" w:rsidTr="001972ED">
        <w:tc>
          <w:tcPr>
            <w:tcW w:w="426" w:type="pct"/>
            <w:tcBorders>
              <w:right w:val="single" w:sz="4" w:space="0" w:color="auto"/>
            </w:tcBorders>
            <w:vAlign w:val="center"/>
          </w:tcPr>
          <w:p w14:paraId="61CA6459" w14:textId="5D1B1D63"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2C788599" w14:textId="744334C1"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6A9FB3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16AB57" w14:textId="31024621" w:rsidR="00E104C2" w:rsidRPr="00B20CAE" w:rsidRDefault="00E104C2" w:rsidP="00E104C2">
            <w:pPr>
              <w:spacing w:line="240" w:lineRule="atLeast"/>
              <w:ind w:firstLineChars="0" w:firstLine="0"/>
              <w:rPr>
                <w:rFonts w:ascii="Arial" w:eastAsiaTheme="minorEastAsia" w:hAnsi="Arial" w:cs="Arial"/>
                <w:sz w:val="16"/>
                <w:szCs w:val="16"/>
              </w:rPr>
            </w:pPr>
            <w:r w:rsidRPr="00EF4A2C">
              <w:rPr>
                <w:sz w:val="16"/>
                <w:szCs w:val="16"/>
              </w:rPr>
              <w:t>TCSysAtv_FD</w:t>
            </w:r>
          </w:p>
        </w:tc>
        <w:tc>
          <w:tcPr>
            <w:tcW w:w="844" w:type="pct"/>
            <w:tcBorders>
              <w:left w:val="single" w:sz="4" w:space="0" w:color="auto"/>
            </w:tcBorders>
            <w:vAlign w:val="center"/>
          </w:tcPr>
          <w:p w14:paraId="1AB82451" w14:textId="751BAE78" w:rsidR="00E104C2" w:rsidRPr="00B20CAE" w:rsidRDefault="00E104C2" w:rsidP="00E104C2">
            <w:pPr>
              <w:ind w:firstLineChars="0" w:firstLine="0"/>
              <w:outlineLvl w:val="0"/>
              <w:rPr>
                <w:rFonts w:ascii="Microsoft YaHei" w:eastAsia="Microsoft YaHei" w:hAnsi="Microsoft YaHei" w:hint="eastAsia"/>
                <w:sz w:val="16"/>
                <w:szCs w:val="16"/>
              </w:rPr>
            </w:pPr>
            <w:r w:rsidRPr="00726984">
              <w:rPr>
                <w:rFonts w:hint="eastAsia"/>
                <w:sz w:val="16"/>
                <w:szCs w:val="16"/>
              </w:rPr>
              <w:t>牵引力控制系统激活状态</w:t>
            </w:r>
          </w:p>
        </w:tc>
        <w:tc>
          <w:tcPr>
            <w:tcW w:w="263" w:type="pct"/>
            <w:tcBorders>
              <w:left w:val="single" w:sz="4" w:space="0" w:color="auto"/>
              <w:right w:val="single" w:sz="4" w:space="0" w:color="auto"/>
            </w:tcBorders>
            <w:vAlign w:val="center"/>
          </w:tcPr>
          <w:p w14:paraId="2555E6A2"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D98F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61F37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F5CAC"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4C66E8D" w14:textId="01E322F5"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856EF3" w:rsidRPr="00A92BAA" w14:paraId="2971CEA7" w14:textId="77777777" w:rsidTr="007F3E1B">
        <w:tc>
          <w:tcPr>
            <w:tcW w:w="426" w:type="pct"/>
            <w:tcBorders>
              <w:right w:val="single" w:sz="4" w:space="0" w:color="auto"/>
            </w:tcBorders>
            <w:vAlign w:val="center"/>
          </w:tcPr>
          <w:p w14:paraId="3AA57712" w14:textId="5D210CFA"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44A0054A" w14:textId="7103F40F"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r w:rsidRPr="00B20CAE">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69574FDE"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559FDE13"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7117645A" w14:textId="6403A989"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sz w:val="16"/>
                <w:szCs w:val="16"/>
              </w:rPr>
              <w:t>E=N*0.392157</w:t>
            </w:r>
          </w:p>
        </w:tc>
      </w:tr>
      <w:tr w:rsidR="00856EF3" w:rsidRPr="00A92BAA" w14:paraId="7DA30439" w14:textId="77777777" w:rsidTr="007F3E1B">
        <w:tc>
          <w:tcPr>
            <w:tcW w:w="426" w:type="pct"/>
            <w:tcBorders>
              <w:right w:val="single" w:sz="4" w:space="0" w:color="auto"/>
            </w:tcBorders>
            <w:vAlign w:val="center"/>
          </w:tcPr>
          <w:p w14:paraId="3715D01F" w14:textId="7B8BE7F3"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07C356E0" w14:textId="72FEBAC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r w:rsidRPr="00B20CAE">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26A92608"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4224D3A1"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6FB7014C" w14:textId="77777777" w:rsidR="00856EF3" w:rsidRPr="00B20CAE" w:rsidRDefault="00856EF3" w:rsidP="00856EF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19D78F59" w14:textId="5AB9C0BC"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E104C2" w:rsidRPr="00323F1F" w14:paraId="30442CAB" w14:textId="77777777" w:rsidTr="00956CAB">
        <w:tc>
          <w:tcPr>
            <w:tcW w:w="426" w:type="pct"/>
            <w:tcBorders>
              <w:right w:val="single" w:sz="4" w:space="0" w:color="auto"/>
            </w:tcBorders>
            <w:vAlign w:val="center"/>
          </w:tcPr>
          <w:p w14:paraId="23058EF5" w14:textId="2C8CD424" w:rsidR="00E104C2" w:rsidRPr="00323F1F" w:rsidRDefault="00E104C2" w:rsidP="00E104C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E104C2" w:rsidRPr="00323F1F" w:rsidRDefault="00E104C2" w:rsidP="00E104C2">
            <w:pPr>
              <w:spacing w:line="240" w:lineRule="atLeast"/>
              <w:ind w:firstLineChars="0" w:firstLine="0"/>
              <w:rPr>
                <w:rFonts w:ascii="Arial" w:eastAsiaTheme="minorEastAsia" w:hAnsi="Arial" w:cs="Arial"/>
                <w:sz w:val="16"/>
                <w:szCs w:val="16"/>
              </w:rPr>
            </w:pPr>
            <w:r w:rsidRPr="00323F1F">
              <w:rPr>
                <w:rFonts w:hint="eastAsia"/>
                <w:sz w:val="16"/>
                <w:szCs w:val="16"/>
              </w:rPr>
              <w:t>VMCU</w:t>
            </w:r>
          </w:p>
        </w:tc>
        <w:tc>
          <w:tcPr>
            <w:tcW w:w="375" w:type="pct"/>
            <w:tcBorders>
              <w:right w:val="single" w:sz="4" w:space="0" w:color="auto"/>
            </w:tcBorders>
          </w:tcPr>
          <w:p w14:paraId="5D7FBAAA"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E104C2" w:rsidRPr="00323F1F" w:rsidRDefault="00E104C2" w:rsidP="00E104C2">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DrvActrStsFb</w:t>
            </w:r>
          </w:p>
        </w:tc>
        <w:tc>
          <w:tcPr>
            <w:tcW w:w="844" w:type="pct"/>
            <w:tcBorders>
              <w:left w:val="single" w:sz="4" w:space="0" w:color="auto"/>
            </w:tcBorders>
            <w:vAlign w:val="center"/>
          </w:tcPr>
          <w:p w14:paraId="257E1EED" w14:textId="3FB25AEC"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驱动系统降</w:t>
            </w:r>
            <w:r w:rsidR="00EC464F" w:rsidRPr="00323F1F">
              <w:rPr>
                <w:rFonts w:ascii="Microsoft YaHei" w:eastAsia="Microsoft YaHei" w:hAnsi="Microsoft YaHei" w:hint="eastAsia"/>
                <w:sz w:val="16"/>
                <w:szCs w:val="16"/>
              </w:rPr>
              <w:t>反馈状态</w:t>
            </w:r>
          </w:p>
        </w:tc>
        <w:tc>
          <w:tcPr>
            <w:tcW w:w="263" w:type="pct"/>
            <w:tcBorders>
              <w:left w:val="single" w:sz="4" w:space="0" w:color="auto"/>
              <w:right w:val="single" w:sz="4" w:space="0" w:color="auto"/>
            </w:tcBorders>
            <w:vAlign w:val="center"/>
          </w:tcPr>
          <w:p w14:paraId="72753459" w14:textId="77777777" w:rsidR="00E104C2" w:rsidRPr="00323F1F"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 = Not_Controllable</w:t>
            </w:r>
          </w:p>
          <w:p w14:paraId="0091796E"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 = Ready_for_Control</w:t>
            </w:r>
          </w:p>
          <w:p w14:paraId="67EC0FFB"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$2 = Controlled</w:t>
            </w:r>
          </w:p>
          <w:p w14:paraId="662DF1AA"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#3 = Error</w:t>
            </w:r>
          </w:p>
          <w:p w14:paraId="405FA4DB" w14:textId="0B9CF821"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$4 = Override</w:t>
            </w:r>
          </w:p>
        </w:tc>
      </w:tr>
      <w:tr w:rsidR="000228EB" w:rsidRPr="00323F1F" w14:paraId="35B6067A" w14:textId="77777777" w:rsidTr="00956CAB">
        <w:tc>
          <w:tcPr>
            <w:tcW w:w="426" w:type="pct"/>
            <w:tcBorders>
              <w:right w:val="single" w:sz="4" w:space="0" w:color="auto"/>
            </w:tcBorders>
            <w:vAlign w:val="center"/>
          </w:tcPr>
          <w:p w14:paraId="3F9E387A" w14:textId="4E3D0EF8" w:rsidR="000228EB" w:rsidRPr="00323F1F" w:rsidRDefault="00435234" w:rsidP="000228EB">
            <w:pPr>
              <w:spacing w:line="240" w:lineRule="atLeast"/>
              <w:ind w:leftChars="-53" w:left="-12" w:hangingChars="62" w:hanging="99"/>
              <w:rPr>
                <w:rFonts w:ascii="Arial" w:eastAsiaTheme="minorEastAsia" w:hAnsi="Arial" w:cs="Arial"/>
                <w:sz w:val="16"/>
                <w:szCs w:val="16"/>
              </w:rPr>
            </w:pPr>
            <w:r w:rsidRPr="00323F1F">
              <w:rPr>
                <w:rFonts w:hint="eastAsia"/>
                <w:sz w:val="16"/>
                <w:szCs w:val="16"/>
              </w:rPr>
              <w:t>VMCU</w:t>
            </w:r>
          </w:p>
        </w:tc>
        <w:tc>
          <w:tcPr>
            <w:tcW w:w="304" w:type="pct"/>
            <w:tcBorders>
              <w:right w:val="single" w:sz="4" w:space="0" w:color="auto"/>
            </w:tcBorders>
            <w:vAlign w:val="center"/>
          </w:tcPr>
          <w:p w14:paraId="33E98819" w14:textId="68F9E748" w:rsidR="000228EB" w:rsidRPr="00323F1F" w:rsidRDefault="000228EB" w:rsidP="000228EB">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2116F084"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15ABBB" w14:textId="562AB26F" w:rsidR="000228EB" w:rsidRPr="00323F1F" w:rsidRDefault="000228EB" w:rsidP="000228EB">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VmcDrvTrqCtrlActRqst</w:t>
            </w:r>
          </w:p>
        </w:tc>
        <w:tc>
          <w:tcPr>
            <w:tcW w:w="844" w:type="pct"/>
            <w:tcBorders>
              <w:left w:val="single" w:sz="4" w:space="0" w:color="auto"/>
            </w:tcBorders>
            <w:vAlign w:val="center"/>
          </w:tcPr>
          <w:p w14:paraId="4269EC1E" w14:textId="3F0C4123"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749403CD" w14:textId="77777777" w:rsidR="000228EB" w:rsidRPr="00323F1F" w:rsidRDefault="000228EB" w:rsidP="000228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D62C58F"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141E2FC"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2BBC5F" w14:textId="77777777"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$0=Not request</w:t>
            </w:r>
          </w:p>
          <w:p w14:paraId="57AD7D8A" w14:textId="2CE66E7E"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$1=control request</w:t>
            </w:r>
          </w:p>
        </w:tc>
      </w:tr>
      <w:tr w:rsidR="00717B37" w:rsidRPr="00323F1F" w14:paraId="70C4F6E6" w14:textId="77777777" w:rsidTr="00956CAB">
        <w:tc>
          <w:tcPr>
            <w:tcW w:w="426" w:type="pct"/>
            <w:tcBorders>
              <w:right w:val="single" w:sz="4" w:space="0" w:color="auto"/>
            </w:tcBorders>
            <w:vAlign w:val="center"/>
          </w:tcPr>
          <w:p w14:paraId="4DDD4605" w14:textId="542C991D" w:rsidR="00717B37" w:rsidRPr="00323F1F" w:rsidRDefault="00717B37" w:rsidP="00717B37">
            <w:pPr>
              <w:spacing w:line="240" w:lineRule="atLeast"/>
              <w:ind w:leftChars="-53" w:left="-12" w:hangingChars="62" w:hanging="99"/>
              <w:rPr>
                <w:sz w:val="16"/>
                <w:szCs w:val="16"/>
              </w:rPr>
            </w:pPr>
            <w:r w:rsidRPr="00323F1F">
              <w:rPr>
                <w:rFonts w:hint="eastAsia"/>
                <w:sz w:val="16"/>
                <w:szCs w:val="16"/>
              </w:rPr>
              <w:t>VMCU</w:t>
            </w:r>
          </w:p>
        </w:tc>
        <w:tc>
          <w:tcPr>
            <w:tcW w:w="304" w:type="pct"/>
            <w:tcBorders>
              <w:right w:val="single" w:sz="4" w:space="0" w:color="auto"/>
            </w:tcBorders>
            <w:vAlign w:val="center"/>
          </w:tcPr>
          <w:p w14:paraId="3CD4143E" w14:textId="4DFAD90F" w:rsidR="00717B37" w:rsidRPr="00323F1F" w:rsidRDefault="00717B37" w:rsidP="00717B37">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2F1973FA"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E831568" w14:textId="2B65E107"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TotTarRegTrqCotrlRqst</w:t>
            </w:r>
          </w:p>
        </w:tc>
        <w:tc>
          <w:tcPr>
            <w:tcW w:w="844" w:type="pct"/>
            <w:tcBorders>
              <w:left w:val="single" w:sz="4" w:space="0" w:color="auto"/>
            </w:tcBorders>
            <w:vAlign w:val="center"/>
          </w:tcPr>
          <w:p w14:paraId="05D943F3" w14:textId="7E769571"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VMC电制动扭矩请求</w:t>
            </w:r>
          </w:p>
        </w:tc>
        <w:tc>
          <w:tcPr>
            <w:tcW w:w="263" w:type="pct"/>
            <w:tcBorders>
              <w:left w:val="single" w:sz="4" w:space="0" w:color="auto"/>
              <w:right w:val="single" w:sz="4" w:space="0" w:color="auto"/>
            </w:tcBorders>
            <w:vAlign w:val="center"/>
          </w:tcPr>
          <w:p w14:paraId="7B107CD8" w14:textId="77777777" w:rsidR="00717B37" w:rsidRPr="00323F1F" w:rsidRDefault="00717B37" w:rsidP="00717B3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9253D1"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2A661C1"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EAA09D" w14:textId="77777777"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$0=Not request</w:t>
            </w:r>
          </w:p>
          <w:p w14:paraId="4400E103" w14:textId="75209BC5"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$1=control request</w:t>
            </w:r>
          </w:p>
        </w:tc>
      </w:tr>
      <w:tr w:rsidR="00717B37" w:rsidRPr="00323F1F" w14:paraId="7851D251" w14:textId="77777777" w:rsidTr="00956CAB">
        <w:tc>
          <w:tcPr>
            <w:tcW w:w="426" w:type="pct"/>
            <w:tcBorders>
              <w:right w:val="single" w:sz="4" w:space="0" w:color="auto"/>
            </w:tcBorders>
            <w:vAlign w:val="center"/>
          </w:tcPr>
          <w:p w14:paraId="4CE9DA34" w14:textId="32EEC28A"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hint="eastAsia"/>
                <w:sz w:val="16"/>
                <w:szCs w:val="16"/>
              </w:rPr>
              <w:t>VMCU</w:t>
            </w:r>
          </w:p>
        </w:tc>
        <w:tc>
          <w:tcPr>
            <w:tcW w:w="304" w:type="pct"/>
            <w:tcBorders>
              <w:right w:val="single" w:sz="4" w:space="0" w:color="auto"/>
            </w:tcBorders>
            <w:vAlign w:val="center"/>
          </w:tcPr>
          <w:p w14:paraId="4264E4D1" w14:textId="1EBE835D" w:rsidR="00717B37" w:rsidRPr="00323F1F" w:rsidRDefault="00717B37" w:rsidP="00717B37">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33AAFD4B"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1C3F825" w14:textId="4CAB025C"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TarRegTrqFront/ TarRegTrqRear</w:t>
            </w:r>
          </w:p>
        </w:tc>
        <w:tc>
          <w:tcPr>
            <w:tcW w:w="844" w:type="pct"/>
            <w:tcBorders>
              <w:left w:val="single" w:sz="4" w:space="0" w:color="auto"/>
            </w:tcBorders>
            <w:vAlign w:val="center"/>
          </w:tcPr>
          <w:p w14:paraId="16136B60" w14:textId="0DD9F4E5"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VMC前后轴目标电制动扭矩</w:t>
            </w:r>
          </w:p>
        </w:tc>
        <w:tc>
          <w:tcPr>
            <w:tcW w:w="263" w:type="pct"/>
            <w:tcBorders>
              <w:left w:val="single" w:sz="4" w:space="0" w:color="auto"/>
              <w:right w:val="single" w:sz="4" w:space="0" w:color="auto"/>
            </w:tcBorders>
            <w:vAlign w:val="center"/>
          </w:tcPr>
          <w:p w14:paraId="020B03BE" w14:textId="77777777" w:rsidR="00717B37" w:rsidRPr="00323F1F" w:rsidRDefault="00717B37" w:rsidP="00717B3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9B3689"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7C944A" w14:textId="77777777" w:rsidR="00717B37" w:rsidRPr="00323F1F" w:rsidRDefault="00717B37" w:rsidP="00717B37">
            <w:pPr>
              <w:ind w:firstLineChars="0" w:firstLine="0"/>
              <w:outlineLvl w:val="0"/>
              <w:rPr>
                <w:rFonts w:ascii="Microsoft YaHei" w:eastAsia="Microsoft YaHei" w:hAnsi="Microsoft YaHei" w:hint="eastAsia"/>
                <w:sz w:val="16"/>
                <w:szCs w:val="16"/>
              </w:rPr>
            </w:pP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183" w:name="_Toc30566"/>
      <w:bookmarkStart w:id="184" w:name="_Toc207715816"/>
      <w:bookmarkStart w:id="185" w:name="_Toc29197258"/>
      <w:bookmarkStart w:id="186" w:name="_Toc300663647"/>
      <w:bookmarkStart w:id="187" w:name="_Toc300845538"/>
      <w:r>
        <w:rPr>
          <w:rFonts w:hint="eastAsia"/>
          <w:lang w:val="en-US"/>
        </w:rPr>
        <w:t>执行器需求</w:t>
      </w:r>
      <w:bookmarkEnd w:id="183"/>
      <w:bookmarkEnd w:id="184"/>
    </w:p>
    <w:p w14:paraId="5DB02FCF" w14:textId="51C8B3E1" w:rsidR="00D9352B" w:rsidRDefault="00D9352B" w:rsidP="00D9352B">
      <w:pPr>
        <w:ind w:firstLine="420"/>
      </w:pPr>
      <w:r>
        <w:rPr>
          <w:rFonts w:hint="eastAsia"/>
        </w:rPr>
        <w:t>该功能需要控制后转</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219B5D7C" w:rsidR="006033BF" w:rsidRPr="006033BF" w:rsidRDefault="00075996"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HDC</w:t>
            </w:r>
            <w:r w:rsidR="000E57B5">
              <w:rPr>
                <w:rFonts w:ascii="Arial" w:eastAsiaTheme="minorEastAsia" w:hAnsi="Arial" w:cs="Arial" w:hint="eastAsia"/>
                <w:color w:val="000000"/>
                <w:sz w:val="22"/>
              </w:rPr>
              <w:t xml:space="preserve"> </w:t>
            </w:r>
            <w:r w:rsidR="000E57B5">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323F1F" w:rsidRDefault="006033BF" w:rsidP="006033BF">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S</w:t>
            </w:r>
            <w:r w:rsidRPr="00323F1F">
              <w:rPr>
                <w:rFonts w:ascii="Arial" w:eastAsiaTheme="minorEastAsia" w:hAnsi="Arial" w:cs="Arial"/>
                <w:color w:val="0000FF"/>
                <w:sz w:val="22"/>
              </w:rPr>
              <w:t>BW</w:t>
            </w:r>
            <w:r w:rsidRPr="00323F1F">
              <w:rPr>
                <w:rFonts w:ascii="Arial" w:eastAsiaTheme="minorEastAsia" w:hAnsi="Arial" w:cs="Arial" w:hint="eastAsia"/>
                <w:color w:val="0000FF"/>
                <w:sz w:val="22"/>
              </w:rPr>
              <w:t>线控转向</w:t>
            </w:r>
            <w:r w:rsidR="00465A80" w:rsidRPr="00323F1F">
              <w:rPr>
                <w:rFonts w:ascii="Arial" w:eastAsiaTheme="minorEastAsia" w:hAnsi="Arial" w:cs="Arial" w:hint="eastAsia"/>
                <w:color w:val="0000FF"/>
                <w:sz w:val="22"/>
              </w:rPr>
              <w:t>/EPS</w:t>
            </w:r>
            <w:r w:rsidR="004C3E6E" w:rsidRPr="00323F1F">
              <w:rPr>
                <w:rFonts w:ascii="Arial" w:eastAsiaTheme="minorEastAsia" w:hAnsi="Arial" w:cs="Arial" w:hint="eastAsia"/>
                <w:color w:val="0000FF"/>
                <w:sz w:val="22"/>
              </w:rPr>
              <w:t xml:space="preserve"> </w:t>
            </w:r>
            <w:r w:rsidR="004C3E6E" w:rsidRPr="00323F1F">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323F1F" w:rsidRDefault="00C30E58" w:rsidP="006033BF">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5A8D5EC8" w:rsidR="00C30E58" w:rsidRPr="00323F1F" w:rsidRDefault="00075996" w:rsidP="00C30E5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HDC</w:t>
            </w:r>
            <w:r w:rsidR="00C30E58" w:rsidRPr="00323F1F">
              <w:rPr>
                <w:rFonts w:ascii="Arial" w:eastAsiaTheme="minorEastAsia" w:hAnsi="Arial" w:cs="Arial" w:hint="eastAsia"/>
                <w:color w:val="000000"/>
                <w:sz w:val="22"/>
              </w:rPr>
              <w:t xml:space="preserve"> </w:t>
            </w:r>
            <w:r w:rsidR="00C30E58" w:rsidRPr="00323F1F">
              <w:rPr>
                <w:rFonts w:ascii="Arial" w:eastAsiaTheme="minorEastAsia" w:hAnsi="Arial" w:cs="Arial" w:hint="eastAsia"/>
                <w:color w:val="000000"/>
                <w:sz w:val="22"/>
              </w:rPr>
              <w:t>不控制前转</w:t>
            </w:r>
          </w:p>
          <w:p w14:paraId="6C5BAF20" w14:textId="485188DB" w:rsidR="006033BF" w:rsidRPr="00323F1F" w:rsidRDefault="006033BF" w:rsidP="006033BF">
            <w:pPr>
              <w:ind w:firstLineChars="15" w:firstLine="33"/>
              <w:rPr>
                <w:rFonts w:ascii="Arial" w:eastAsiaTheme="minorEastAsia" w:hAnsi="Arial" w:cs="Arial"/>
                <w:color w:val="000000"/>
                <w:sz w:val="22"/>
              </w:rPr>
            </w:pPr>
          </w:p>
        </w:tc>
      </w:tr>
      <w:tr w:rsidR="00D74528"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lastRenderedPageBreak/>
              <w:t>3</w:t>
            </w:r>
          </w:p>
        </w:tc>
        <w:tc>
          <w:tcPr>
            <w:tcW w:w="709" w:type="dxa"/>
            <w:vMerge w:val="restart"/>
            <w:tcBorders>
              <w:top w:val="single" w:sz="4" w:space="0" w:color="auto"/>
              <w:left w:val="nil"/>
              <w:right w:val="single" w:sz="4" w:space="0" w:color="auto"/>
            </w:tcBorders>
          </w:tcPr>
          <w:p w14:paraId="33E0BDA3"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C</w:t>
            </w:r>
            <w:r w:rsidRPr="00323F1F">
              <w:rPr>
                <w:rFonts w:ascii="Arial" w:eastAsiaTheme="minorEastAsia" w:hAnsi="Arial" w:cs="Arial"/>
                <w:color w:val="0000FF"/>
                <w:sz w:val="22"/>
              </w:rPr>
              <w:t>DC</w:t>
            </w:r>
            <w:r w:rsidRPr="00323F1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2EF13038"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37B2D0EB"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04D86F5D"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w:t>
            </w:r>
            <w:r w:rsidRPr="006033BF">
              <w:rPr>
                <w:rFonts w:ascii="Arial" w:eastAsiaTheme="minorEastAsia" w:hAnsi="Arial" w:cs="Arial" w:hint="eastAsia"/>
                <w:color w:val="000000"/>
                <w:sz w:val="22"/>
              </w:rPr>
              <w:t>控制</w:t>
            </w:r>
            <w:r>
              <w:rPr>
                <w:rFonts w:ascii="Arial" w:eastAsiaTheme="minorEastAsia" w:hAnsi="Arial" w:cs="Arial" w:hint="eastAsia"/>
                <w:color w:val="000000"/>
                <w:sz w:val="22"/>
              </w:rPr>
              <w:t>前后轴电制动扭矩</w:t>
            </w:r>
          </w:p>
        </w:tc>
      </w:tr>
      <w:tr w:rsidR="00D74528"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C49A6B8"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分别控制前后轴电制动扭矩</w:t>
            </w:r>
          </w:p>
        </w:tc>
      </w:tr>
      <w:tr w:rsidR="00D74528"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r w:rsidRPr="006033BF">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0485FBC" w:rsidR="00D74528" w:rsidRPr="006033BF" w:rsidRDefault="00D74528" w:rsidP="00D7452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控制轮端叠加制动扭矩</w:t>
            </w:r>
          </w:p>
        </w:tc>
      </w:tr>
      <w:tr w:rsidR="00D74528"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D74528" w:rsidRPr="006033BF" w:rsidRDefault="00D74528" w:rsidP="00D74528">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 xml:space="preserve"> </w:t>
            </w:r>
            <w:r>
              <w:rPr>
                <w:rFonts w:ascii="Arial" w:eastAsiaTheme="minorEastAsia" w:hAnsi="Arial" w:cs="Arial" w:hint="eastAsia"/>
                <w:color w:val="000000"/>
                <w:sz w:val="22"/>
              </w:rPr>
              <w:t>控制轮端叠加制动扭矩</w:t>
            </w:r>
            <w:r w:rsidRPr="006033BF">
              <w:rPr>
                <w:rFonts w:ascii="Arial" w:eastAsiaTheme="minorEastAsia" w:hAnsi="Arial" w:cs="Arial"/>
                <w:color w:val="000000"/>
                <w:sz w:val="22"/>
              </w:rPr>
              <w:t xml:space="preserve"> </w:t>
            </w:r>
          </w:p>
          <w:p w14:paraId="33F63BD2" w14:textId="7811A4E6" w:rsidR="00D74528" w:rsidRPr="006033BF" w:rsidRDefault="00D74528" w:rsidP="00D74528">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188" w:name="_Toc207715817"/>
      <w:r>
        <w:rPr>
          <w:rFonts w:hint="eastAsia"/>
          <w:lang w:val="en-US"/>
        </w:rPr>
        <w:t>执行器安全需求</w:t>
      </w:r>
      <w:bookmarkEnd w:id="188"/>
    </w:p>
    <w:bookmarkEnd w:id="185"/>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189" w:name="_Toc7571"/>
      <w:bookmarkStart w:id="190" w:name="_Toc207715818"/>
      <w:r>
        <w:rPr>
          <w:rFonts w:hint="eastAsia"/>
          <w:lang w:val="en-US"/>
        </w:rPr>
        <w:t>功能</w:t>
      </w:r>
      <w:r>
        <w:rPr>
          <w:lang w:val="en-US"/>
        </w:rPr>
        <w:t>逻辑策略</w:t>
      </w:r>
      <w:bookmarkEnd w:id="189"/>
      <w:bookmarkEnd w:id="190"/>
    </w:p>
    <w:p w14:paraId="72DBD103" w14:textId="373022E8" w:rsidR="001443C4" w:rsidRDefault="00E736D2">
      <w:pPr>
        <w:pStyle w:val="2"/>
      </w:pPr>
      <w:bookmarkStart w:id="191" w:name="_Toc29197262"/>
      <w:bookmarkStart w:id="192" w:name="_Toc207715819"/>
      <w:r>
        <w:t>功能逻辑策略</w:t>
      </w:r>
      <w:bookmarkEnd w:id="191"/>
      <w:r w:rsidR="00442F59">
        <w:rPr>
          <w:rFonts w:hint="eastAsia"/>
        </w:rPr>
        <w:t>概览</w:t>
      </w:r>
      <w:bookmarkEnd w:id="192"/>
    </w:p>
    <w:p w14:paraId="6779F605" w14:textId="77777777" w:rsidR="009D5F38" w:rsidRPr="009D5F38" w:rsidRDefault="009D5F38" w:rsidP="009D5F38">
      <w:pPr>
        <w:ind w:firstLineChars="400" w:firstLine="840"/>
        <w:rPr>
          <w:lang w:val="zh-CN"/>
        </w:rPr>
      </w:pPr>
      <w:r w:rsidRPr="009D5F38">
        <w:rPr>
          <w:rFonts w:hint="eastAsia"/>
          <w:lang w:val="zh-CN"/>
        </w:rPr>
        <w:t xml:space="preserve">HDC </w:t>
      </w:r>
      <w:r w:rsidRPr="009D5F38">
        <w:rPr>
          <w:rFonts w:hint="eastAsia"/>
          <w:lang w:val="zh-CN"/>
        </w:rPr>
        <w:t>会根据车辆的行驶状态以及驾驶员的输入计算一个目标车速，然后系统内部会根据</w:t>
      </w:r>
    </w:p>
    <w:p w14:paraId="4CE0067E" w14:textId="6FCE239C" w:rsidR="009D5F38" w:rsidRPr="009D5F38" w:rsidRDefault="009D5F38" w:rsidP="009D5F38">
      <w:pPr>
        <w:ind w:firstLine="420"/>
        <w:rPr>
          <w:lang w:val="zh-CN"/>
        </w:rPr>
      </w:pPr>
      <w:r w:rsidRPr="009D5F38">
        <w:rPr>
          <w:rFonts w:hint="eastAsia"/>
          <w:lang w:val="zh-CN"/>
        </w:rPr>
        <w:t>目标车速和实际车速计算目标</w:t>
      </w:r>
      <w:r>
        <w:rPr>
          <w:rFonts w:hint="eastAsia"/>
          <w:lang w:val="zh-CN"/>
        </w:rPr>
        <w:t>减</w:t>
      </w:r>
      <w:r w:rsidRPr="009D5F38">
        <w:rPr>
          <w:rFonts w:hint="eastAsia"/>
          <w:lang w:val="zh-CN"/>
        </w:rPr>
        <w:t>速度，通过对于目标</w:t>
      </w:r>
      <w:r w:rsidR="008264CB">
        <w:rPr>
          <w:rFonts w:hint="eastAsia"/>
          <w:lang w:val="zh-CN"/>
        </w:rPr>
        <w:t>减</w:t>
      </w:r>
      <w:r w:rsidRPr="009D5F38">
        <w:rPr>
          <w:rFonts w:hint="eastAsia"/>
          <w:lang w:val="zh-CN"/>
        </w:rPr>
        <w:t>速度进行鲁棒</w:t>
      </w:r>
      <w:r w:rsidR="008264CB">
        <w:rPr>
          <w:rFonts w:hint="eastAsia"/>
          <w:lang w:val="zh-CN"/>
        </w:rPr>
        <w:t>性</w:t>
      </w:r>
      <w:r w:rsidRPr="009D5F38">
        <w:rPr>
          <w:rFonts w:hint="eastAsia"/>
          <w:lang w:val="zh-CN"/>
        </w:rPr>
        <w:t>等处理后，</w:t>
      </w:r>
      <w:r w:rsidRPr="009D5F38">
        <w:rPr>
          <w:rFonts w:hint="eastAsia"/>
          <w:lang w:val="zh-CN"/>
        </w:rPr>
        <w:t>HDC</w:t>
      </w:r>
    </w:p>
    <w:p w14:paraId="4A09BFAC" w14:textId="39D3E233" w:rsidR="00442F59" w:rsidRDefault="009D5F38" w:rsidP="009D5F38">
      <w:pPr>
        <w:ind w:firstLine="420"/>
        <w:rPr>
          <w:lang w:val="zh-CN"/>
        </w:rPr>
      </w:pPr>
      <w:r w:rsidRPr="009D5F38">
        <w:rPr>
          <w:rFonts w:hint="eastAsia"/>
          <w:lang w:val="zh-CN"/>
        </w:rPr>
        <w:t>再根据处理后</w:t>
      </w:r>
      <w:r w:rsidR="008264CB">
        <w:rPr>
          <w:rFonts w:hint="eastAsia"/>
          <w:lang w:val="zh-CN"/>
        </w:rPr>
        <w:t>的</w:t>
      </w:r>
      <w:r w:rsidRPr="009D5F38">
        <w:rPr>
          <w:rFonts w:hint="eastAsia"/>
          <w:lang w:val="zh-CN"/>
        </w:rPr>
        <w:t>减速度进行</w:t>
      </w:r>
      <w:r w:rsidR="008A4828">
        <w:rPr>
          <w:rFonts w:hint="eastAsia"/>
          <w:lang w:val="zh-CN"/>
        </w:rPr>
        <w:t>制动和电制动的控制</w:t>
      </w:r>
      <w:r w:rsidRPr="009D5F38">
        <w:rPr>
          <w:rFonts w:hint="eastAsia"/>
          <w:lang w:val="zh-CN"/>
        </w:rPr>
        <w:t>。</w:t>
      </w:r>
    </w:p>
    <w:p w14:paraId="1836BC83" w14:textId="77777777" w:rsidR="00A062EE" w:rsidRDefault="00A062EE" w:rsidP="009D5F38">
      <w:pPr>
        <w:ind w:firstLine="420"/>
        <w:rPr>
          <w:lang w:val="zh-CN"/>
        </w:rPr>
      </w:pPr>
    </w:p>
    <w:p w14:paraId="7522F8F6" w14:textId="4261156B" w:rsidR="00A062EE" w:rsidRDefault="00A062EE" w:rsidP="009D5F38">
      <w:pPr>
        <w:ind w:firstLine="420"/>
        <w:rPr>
          <w:lang w:val="zh-CN"/>
        </w:rPr>
      </w:pPr>
      <w:r>
        <w:rPr>
          <w:rFonts w:hint="eastAsia"/>
          <w:lang w:val="zh-CN"/>
        </w:rPr>
        <w:t>主要控制形式：</w:t>
      </w:r>
    </w:p>
    <w:p w14:paraId="31D0471A" w14:textId="42BC8025" w:rsidR="00A062EE" w:rsidRDefault="00D36653" w:rsidP="00D36653">
      <w:pPr>
        <w:pStyle w:val="affff7"/>
        <w:numPr>
          <w:ilvl w:val="0"/>
          <w:numId w:val="34"/>
        </w:numPr>
        <w:ind w:firstLineChars="0"/>
      </w:pPr>
      <w:r>
        <w:rPr>
          <w:rFonts w:hint="eastAsia"/>
        </w:rPr>
        <w:t>通过踩下油门踏板和制动踏板，</w:t>
      </w:r>
      <w:r w:rsidR="00DA3476">
        <w:rPr>
          <w:rFonts w:hint="eastAsia"/>
        </w:rPr>
        <w:t>来实现目标车速可调。</w:t>
      </w:r>
    </w:p>
    <w:p w14:paraId="4C32D457" w14:textId="72D29531" w:rsidR="00DA3476" w:rsidRPr="00442F59" w:rsidRDefault="00816BC9" w:rsidP="00D36653">
      <w:pPr>
        <w:pStyle w:val="affff7"/>
        <w:numPr>
          <w:ilvl w:val="0"/>
          <w:numId w:val="34"/>
        </w:numPr>
        <w:ind w:firstLineChars="0"/>
      </w:pPr>
      <w:r>
        <w:rPr>
          <w:rFonts w:hint="eastAsia"/>
        </w:rPr>
        <w:t>通过制动执行器制动液压压力</w:t>
      </w:r>
      <w:r w:rsidR="000F71F8">
        <w:rPr>
          <w:rFonts w:hint="eastAsia"/>
        </w:rPr>
        <w:t>和电制动同时作用实现匀速下坡。</w:t>
      </w:r>
    </w:p>
    <w:p w14:paraId="3A00EFDA" w14:textId="77777777" w:rsidR="00E736D2" w:rsidRDefault="00E736D2" w:rsidP="00E736D2">
      <w:pPr>
        <w:pStyle w:val="3"/>
        <w:rPr>
          <w:lang w:val="en-US"/>
        </w:rPr>
      </w:pPr>
      <w:bookmarkStart w:id="193" w:name="_Toc207715820"/>
      <w:r>
        <w:rPr>
          <w:rFonts w:hint="eastAsia"/>
          <w:lang w:val="en-US"/>
        </w:rPr>
        <w:t>功能激活和退出策略</w:t>
      </w:r>
      <w:bookmarkEnd w:id="193"/>
    </w:p>
    <w:p w14:paraId="082790BD" w14:textId="0AAA1CFC" w:rsidR="00A8121B" w:rsidRDefault="00564E68" w:rsidP="00564E68">
      <w:pPr>
        <w:ind w:firstLine="420"/>
        <w:jc w:val="center"/>
        <w:rPr>
          <w:ins w:id="194" w:author="Yang Zhen SGH CDAY223" w:date="2026-01-23T15:05:00Z" w16du:dateUtc="2026-01-23T07:05:00Z"/>
        </w:rPr>
      </w:pPr>
      <w:del w:id="195" w:author="Yang Zhen SGH CDAY223" w:date="2026-01-23T15:04:00Z" w16du:dateUtc="2026-01-23T07:04:00Z">
        <w:r w:rsidRPr="00077A98" w:rsidDel="004D1CC6">
          <w:rPr>
            <w:noProof/>
          </w:rPr>
          <w:lastRenderedPageBreak/>
          <w:drawing>
            <wp:inline distT="0" distB="0" distL="0" distR="0" wp14:anchorId="0C249CE7" wp14:editId="3B26B53B">
              <wp:extent cx="3964674" cy="4323094"/>
              <wp:effectExtent l="0" t="0" r="0" b="1270"/>
              <wp:docPr id="66129859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98592" name="图片 1" descr="图示, 示意图&#10;&#10;AI 生成的内容可能不正确。"/>
                      <pic:cNvPicPr/>
                    </pic:nvPicPr>
                    <pic:blipFill>
                      <a:blip r:embed="rId22"/>
                      <a:stretch>
                        <a:fillRect/>
                      </a:stretch>
                    </pic:blipFill>
                    <pic:spPr>
                      <a:xfrm>
                        <a:off x="0" y="0"/>
                        <a:ext cx="3971894" cy="4330966"/>
                      </a:xfrm>
                      <a:prstGeom prst="rect">
                        <a:avLst/>
                      </a:prstGeom>
                    </pic:spPr>
                  </pic:pic>
                </a:graphicData>
              </a:graphic>
            </wp:inline>
          </w:drawing>
        </w:r>
      </w:del>
    </w:p>
    <w:p w14:paraId="033EE71D" w14:textId="3045C88D" w:rsidR="004D1CC6" w:rsidRDefault="0037297F" w:rsidP="00564E68">
      <w:pPr>
        <w:ind w:firstLine="420"/>
        <w:jc w:val="center"/>
      </w:pPr>
      <w:ins w:id="196" w:author="Yang Zhen SGH CDAY223" w:date="2026-01-23T15:05:00Z" w16du:dateUtc="2026-01-23T07:05:00Z">
        <w:r>
          <w:rPr>
            <w:noProof/>
          </w:rPr>
          <w:lastRenderedPageBreak/>
          <w:drawing>
            <wp:inline distT="0" distB="0" distL="0" distR="0" wp14:anchorId="002B92A8" wp14:editId="28EFA773">
              <wp:extent cx="3650673" cy="3982050"/>
              <wp:effectExtent l="0" t="0" r="6985" b="0"/>
              <wp:docPr id="96682923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29231" name="图片 1" descr="图示, 示意图&#10;&#10;AI 生成的内容可能不正确。"/>
                      <pic:cNvPicPr/>
                    </pic:nvPicPr>
                    <pic:blipFill>
                      <a:blip r:embed="rId23"/>
                      <a:stretch>
                        <a:fillRect/>
                      </a:stretch>
                    </pic:blipFill>
                    <pic:spPr>
                      <a:xfrm>
                        <a:off x="0" y="0"/>
                        <a:ext cx="3654139" cy="3985831"/>
                      </a:xfrm>
                      <a:prstGeom prst="rect">
                        <a:avLst/>
                      </a:prstGeom>
                    </pic:spPr>
                  </pic:pic>
                </a:graphicData>
              </a:graphic>
            </wp:inline>
          </w:drawing>
        </w:r>
      </w:ins>
    </w:p>
    <w:p w14:paraId="1D128507" w14:textId="14FEC9A4" w:rsidR="007D4DA2" w:rsidRDefault="007D4DA2" w:rsidP="007D4DA2">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B46F15">
        <w:rPr>
          <w:rFonts w:hint="eastAsia"/>
          <w:lang w:val="en-US"/>
        </w:rPr>
        <w:t>关闭状态（</w:t>
      </w:r>
      <w:r w:rsidR="00BB6902" w:rsidRPr="00BB6902">
        <w:rPr>
          <w:rFonts w:ascii="Arial" w:eastAsiaTheme="minorEastAsia" w:hAnsi="Arial" w:cs="Arial" w:hint="eastAsia"/>
          <w:sz w:val="16"/>
          <w:szCs w:val="16"/>
          <w:lang w:val="en-US"/>
        </w:rPr>
        <w:t>HDC_Status=</w:t>
      </w:r>
      <w:r w:rsidR="00BB6902" w:rsidRPr="00B428FB">
        <w:rPr>
          <w:rFonts w:ascii="Arial" w:eastAsiaTheme="minorEastAsia" w:hAnsi="Arial" w:cs="Arial"/>
          <w:color w:val="0000FF"/>
          <w:sz w:val="16"/>
          <w:szCs w:val="16"/>
          <w:lang w:val="en-US"/>
        </w:rPr>
        <w:t>0x0: HDC is OFF</w:t>
      </w:r>
      <w:r w:rsidR="00B46F15">
        <w:rPr>
          <w:rFonts w:hint="eastAsia"/>
          <w:lang w:val="en-US"/>
        </w:rPr>
        <w:t>）</w:t>
      </w:r>
      <w:r>
        <w:rPr>
          <w:rFonts w:hint="eastAsia"/>
          <w:lang w:val="en-US"/>
        </w:rPr>
        <w:t>进入</w:t>
      </w:r>
      <w:r w:rsidR="00363F32">
        <w:rPr>
          <w:rFonts w:hint="eastAsia"/>
          <w:lang w:val="en-US"/>
        </w:rPr>
        <w:t>待命状态</w:t>
      </w:r>
      <w:r w:rsidR="00AB3BA7">
        <w:rPr>
          <w:rFonts w:hint="eastAsia"/>
          <w:lang w:val="en-US"/>
        </w:rPr>
        <w:t>（</w:t>
      </w:r>
      <w:r w:rsidR="00B428FB" w:rsidRPr="00BB6902">
        <w:rPr>
          <w:rFonts w:ascii="Arial" w:eastAsiaTheme="minorEastAsia" w:hAnsi="Arial" w:cs="Arial" w:hint="eastAsia"/>
          <w:sz w:val="16"/>
          <w:szCs w:val="16"/>
          <w:lang w:val="en-US"/>
        </w:rPr>
        <w:t>HDC_Status=</w:t>
      </w:r>
      <w:r w:rsidR="00B428FB" w:rsidRPr="00B428FB">
        <w:rPr>
          <w:rFonts w:ascii="Arial" w:eastAsiaTheme="minorEastAsia" w:hAnsi="Arial" w:cs="Arial"/>
          <w:color w:val="0000FF"/>
          <w:sz w:val="16"/>
          <w:szCs w:val="16"/>
          <w:lang w:val="en-US"/>
        </w:rPr>
        <w:t>0x1: HDC is Passive, No Control Request</w:t>
      </w:r>
      <w:r w:rsidR="00AB3BA7">
        <w:rPr>
          <w:rFonts w:hint="eastAsia"/>
          <w:lang w:val="en-US"/>
        </w:rPr>
        <w:t>）</w:t>
      </w:r>
      <w:r w:rsidR="00EC0A16">
        <w:rPr>
          <w:rFonts w:hint="eastAsia"/>
          <w:lang w:val="en-US"/>
        </w:rPr>
        <w:t>条件</w:t>
      </w:r>
    </w:p>
    <w:p w14:paraId="7615A193" w14:textId="38321E2E" w:rsidR="00C944ED" w:rsidRDefault="00C944ED" w:rsidP="00C944ED">
      <w:pPr>
        <w:ind w:firstLine="420"/>
      </w:pPr>
      <w:r>
        <w:rPr>
          <w:rFonts w:hint="eastAsia"/>
        </w:rPr>
        <w:t>条件</w:t>
      </w:r>
      <w:r>
        <w:rPr>
          <w:rFonts w:hint="eastAsia"/>
        </w:rPr>
        <w:t>0</w:t>
      </w:r>
      <w:r w:rsidR="008564CF">
        <w:rPr>
          <w:rFonts w:hint="eastAsia"/>
        </w:rPr>
        <w:t>（</w:t>
      </w:r>
      <w:r w:rsidR="0065736F">
        <w:rPr>
          <w:rFonts w:hint="eastAsia"/>
        </w:rPr>
        <w:t>待命状态</w:t>
      </w:r>
      <w:r w:rsidR="00D30689">
        <w:rPr>
          <w:rFonts w:hint="eastAsia"/>
        </w:rPr>
        <w:t>条件</w:t>
      </w:r>
      <w:r w:rsidR="001960D9">
        <w:rPr>
          <w:rFonts w:hint="eastAsia"/>
        </w:rPr>
        <w:t>）</w:t>
      </w:r>
      <w:r w:rsidR="00A30B26">
        <w:rPr>
          <w:rFonts w:hint="eastAsia"/>
        </w:rPr>
        <w:t>同时满足所有条件</w:t>
      </w:r>
      <w:r w:rsidR="001960D9">
        <w:rPr>
          <w:rFonts w:hint="eastAsia"/>
        </w:rPr>
        <w:t xml:space="preserve"> </w:t>
      </w:r>
      <w:r w:rsidR="00B46F15">
        <w:rPr>
          <w:rFonts w:hint="eastAsia"/>
        </w:rPr>
        <w:t>:</w:t>
      </w:r>
    </w:p>
    <w:p w14:paraId="0BE9DB5F" w14:textId="2D55C867" w:rsidR="00D30689" w:rsidRDefault="00A30B26" w:rsidP="00D30689">
      <w:pPr>
        <w:pStyle w:val="affff7"/>
        <w:numPr>
          <w:ilvl w:val="0"/>
          <w:numId w:val="29"/>
        </w:numPr>
        <w:ind w:firstLineChars="0"/>
      </w:pPr>
      <w:r>
        <w:rPr>
          <w:rFonts w:hint="eastAsia"/>
        </w:rPr>
        <w:t>整车</w:t>
      </w:r>
      <w:r w:rsidR="00533B28">
        <w:rPr>
          <w:rFonts w:hint="eastAsia"/>
        </w:rPr>
        <w:t>模式属于上电</w:t>
      </w:r>
      <w:r>
        <w:rPr>
          <w:rFonts w:hint="eastAsia"/>
        </w:rPr>
        <w:t>ready</w:t>
      </w:r>
      <w:commentRangeStart w:id="197"/>
      <w:commentRangeStart w:id="198"/>
      <w:r>
        <w:rPr>
          <w:rFonts w:hint="eastAsia"/>
        </w:rPr>
        <w:t>状态</w:t>
      </w:r>
      <w:commentRangeEnd w:id="197"/>
      <w:r w:rsidR="00F62757">
        <w:rPr>
          <w:rStyle w:val="affff4"/>
          <w:szCs w:val="22"/>
        </w:rPr>
        <w:commentReference w:id="197"/>
      </w:r>
      <w:commentRangeEnd w:id="198"/>
      <w:r w:rsidR="002C6ADE">
        <w:rPr>
          <w:rStyle w:val="affff4"/>
          <w:szCs w:val="22"/>
        </w:rPr>
        <w:commentReference w:id="198"/>
      </w:r>
    </w:p>
    <w:p w14:paraId="4B830AAB" w14:textId="39B25953" w:rsidR="00A30B26" w:rsidDel="00485D52" w:rsidRDefault="00394D2C" w:rsidP="00D30689">
      <w:pPr>
        <w:pStyle w:val="affff7"/>
        <w:numPr>
          <w:ilvl w:val="0"/>
          <w:numId w:val="29"/>
        </w:numPr>
        <w:ind w:firstLineChars="0"/>
        <w:rPr>
          <w:del w:id="199" w:author="Yang Zhen SGH CDAY223" w:date="2026-01-19T16:11:00Z" w16du:dateUtc="2026-01-19T08:11:00Z"/>
        </w:rPr>
      </w:pPr>
      <w:del w:id="200" w:author="Yang Zhen SGH CDAY223" w:date="2026-01-19T16:11:00Z" w16du:dateUtc="2026-01-19T08:11:00Z">
        <w:r w:rsidRPr="00F33B4F" w:rsidDel="007704CA">
          <w:rPr>
            <w:rFonts w:hint="eastAsia"/>
          </w:rPr>
          <w:delText>车速小于</w:delText>
        </w:r>
        <w:commentRangeStart w:id="201"/>
        <w:commentRangeStart w:id="202"/>
        <w:r w:rsidRPr="00F33B4F" w:rsidDel="007704CA">
          <w:rPr>
            <w:rFonts w:hint="eastAsia"/>
          </w:rPr>
          <w:delText>TBD</w:delText>
        </w:r>
        <w:commentRangeEnd w:id="201"/>
        <w:r w:rsidR="00954F2B" w:rsidRPr="00F33B4F" w:rsidDel="007704CA">
          <w:rPr>
            <w:rStyle w:val="affff4"/>
            <w:szCs w:val="22"/>
          </w:rPr>
          <w:commentReference w:id="201"/>
        </w:r>
        <w:commentRangeEnd w:id="202"/>
        <w:r w:rsidR="00A556DF" w:rsidRPr="00F33B4F" w:rsidDel="007704CA">
          <w:rPr>
            <w:rStyle w:val="affff4"/>
            <w:szCs w:val="22"/>
          </w:rPr>
          <w:commentReference w:id="202"/>
        </w:r>
      </w:del>
      <w:ins w:id="203" w:author="Yang Zhen SGH CDAY223" w:date="2026-01-23T13:55:00Z" w16du:dateUtc="2026-01-23T05:55:00Z">
        <w:r w:rsidR="000D0ECA">
          <w:rPr>
            <w:rFonts w:hint="eastAsia"/>
          </w:rPr>
          <w:t xml:space="preserve"> </w:t>
        </w:r>
        <w:r w:rsidR="000D0ECA">
          <w:rPr>
            <w:rFonts w:hint="eastAsia"/>
          </w:rPr>
          <w:t>车速小于</w:t>
        </w:r>
        <w:r w:rsidR="000D0ECA">
          <w:rPr>
            <w:rFonts w:hint="eastAsia"/>
          </w:rPr>
          <w:t xml:space="preserve"> TBD</w:t>
        </w:r>
        <w:r w:rsidR="000D0ECA">
          <w:rPr>
            <w:rFonts w:hint="eastAsia"/>
          </w:rPr>
          <w:t>（</w:t>
        </w:r>
        <w:r w:rsidR="000D0ECA">
          <w:rPr>
            <w:rFonts w:hint="eastAsia"/>
          </w:rPr>
          <w:t>35kph</w:t>
        </w:r>
        <w:r w:rsidR="000D0ECA">
          <w:rPr>
            <w:rFonts w:hint="eastAsia"/>
          </w:rPr>
          <w:t>）</w:t>
        </w:r>
      </w:ins>
    </w:p>
    <w:p w14:paraId="4493F2F3" w14:textId="19197C12" w:rsidR="00485D52" w:rsidRDefault="00485D52" w:rsidP="00D30689">
      <w:pPr>
        <w:pStyle w:val="affff7"/>
        <w:numPr>
          <w:ilvl w:val="0"/>
          <w:numId w:val="29"/>
        </w:numPr>
        <w:ind w:firstLineChars="0"/>
        <w:rPr>
          <w:ins w:id="204" w:author="Yang Zhen SGH CDAY223" w:date="2026-01-23T14:41:00Z" w16du:dateUtc="2026-01-23T06:41:00Z"/>
        </w:rPr>
      </w:pPr>
      <w:ins w:id="205" w:author="Yang Zhen SGH CDAY223" w:date="2026-01-23T14:41:00Z" w16du:dateUtc="2026-01-23T06:41:00Z">
        <w:r>
          <w:rPr>
            <w:rFonts w:hint="eastAsia"/>
          </w:rPr>
          <w:t>非</w:t>
        </w:r>
        <w:r>
          <w:rPr>
            <w:rFonts w:hint="eastAsia"/>
          </w:rPr>
          <w:t>ACC</w:t>
        </w:r>
        <w:r w:rsidR="00322FE1">
          <w:rPr>
            <w:rFonts w:hint="eastAsia"/>
          </w:rPr>
          <w:t>功能激活</w:t>
        </w:r>
      </w:ins>
    </w:p>
    <w:p w14:paraId="2101927C" w14:textId="399ECA14" w:rsidR="00C344BD" w:rsidRPr="00F33B4F" w:rsidRDefault="00C344BD" w:rsidP="00D30689">
      <w:pPr>
        <w:pStyle w:val="affff7"/>
        <w:numPr>
          <w:ilvl w:val="0"/>
          <w:numId w:val="29"/>
        </w:numPr>
        <w:ind w:firstLineChars="0"/>
        <w:rPr>
          <w:ins w:id="206" w:author="Yang Zhen SGH CDAY223" w:date="2026-01-23T14:41:00Z" w16du:dateUtc="2026-01-23T06:41:00Z"/>
        </w:rPr>
      </w:pPr>
      <w:ins w:id="207" w:author="Yang Zhen SGH CDAY223" w:date="2026-01-23T14:42:00Z" w16du:dateUtc="2026-01-23T06:42:00Z">
        <w:r>
          <w:rPr>
            <w:rFonts w:hint="eastAsia"/>
          </w:rPr>
          <w:t>HDC</w:t>
        </w:r>
        <w:r>
          <w:rPr>
            <w:rFonts w:hint="eastAsia"/>
          </w:rPr>
          <w:t>功能无系统故障降级</w:t>
        </w:r>
      </w:ins>
    </w:p>
    <w:p w14:paraId="3ECA61AE" w14:textId="1B0CE90B" w:rsidR="00660712" w:rsidRDefault="00660712" w:rsidP="00D30689">
      <w:pPr>
        <w:pStyle w:val="affff7"/>
        <w:numPr>
          <w:ilvl w:val="0"/>
          <w:numId w:val="29"/>
        </w:numPr>
        <w:ind w:firstLineChars="0"/>
        <w:rPr>
          <w:ins w:id="208" w:author="Yang Zhen SGH CDAY223" w:date="2026-01-23T14:28:00Z" w16du:dateUtc="2026-01-23T06:28:00Z"/>
        </w:rPr>
      </w:pPr>
      <w:r>
        <w:rPr>
          <w:rFonts w:hint="eastAsia"/>
        </w:rPr>
        <w:t>HDC</w:t>
      </w:r>
      <w:ins w:id="209" w:author="Yang Zhen SGH CDAY223" w:date="2026-01-23T14:27:00Z" w16du:dateUtc="2026-01-23T06:27:00Z">
        <w:r w:rsidR="00AC5556">
          <w:rPr>
            <w:rFonts w:hint="eastAsia"/>
          </w:rPr>
          <w:t>按压开关，</w:t>
        </w:r>
      </w:ins>
      <w:ins w:id="210" w:author="Yang Zhen SGH CDAY223" w:date="2026-01-23T14:28:00Z" w16du:dateUtc="2026-01-23T06:28:00Z">
        <w:r w:rsidR="00AC5556">
          <w:rPr>
            <w:rFonts w:hint="eastAsia"/>
          </w:rPr>
          <w:t>且信号有效</w:t>
        </w:r>
      </w:ins>
      <w:del w:id="211" w:author="Yang Zhen SGH CDAY223" w:date="2026-01-23T14:27:00Z" w16du:dateUtc="2026-01-23T06:27:00Z">
        <w:r w:rsidDel="00297E35">
          <w:rPr>
            <w:rFonts w:hint="eastAsia"/>
          </w:rPr>
          <w:delText>开关</w:delText>
        </w:r>
      </w:del>
      <w:del w:id="212" w:author="Yang Zhen SGH CDAY223" w:date="2026-01-23T14:26:00Z" w16du:dateUtc="2026-01-23T06:26:00Z">
        <w:r w:rsidR="00CD3748" w:rsidDel="00761423">
          <w:rPr>
            <w:rFonts w:hint="eastAsia"/>
          </w:rPr>
          <w:delText>处于开启状态，且信号</w:delText>
        </w:r>
        <w:commentRangeStart w:id="213"/>
        <w:commentRangeStart w:id="214"/>
        <w:r w:rsidR="00CD3748" w:rsidDel="00761423">
          <w:rPr>
            <w:rFonts w:hint="eastAsia"/>
          </w:rPr>
          <w:delText>有效</w:delText>
        </w:r>
        <w:commentRangeEnd w:id="213"/>
        <w:r w:rsidR="00954F2B" w:rsidDel="00761423">
          <w:rPr>
            <w:rStyle w:val="affff4"/>
            <w:szCs w:val="22"/>
          </w:rPr>
          <w:commentReference w:id="213"/>
        </w:r>
        <w:commentRangeEnd w:id="214"/>
        <w:r w:rsidR="00581E73" w:rsidDel="00761423">
          <w:rPr>
            <w:rStyle w:val="affff4"/>
            <w:szCs w:val="22"/>
          </w:rPr>
          <w:commentReference w:id="214"/>
        </w:r>
        <w:r w:rsidR="00CD3748" w:rsidDel="00761423">
          <w:rPr>
            <w:rFonts w:hint="eastAsia"/>
          </w:rPr>
          <w:delText>。</w:delText>
        </w:r>
      </w:del>
    </w:p>
    <w:p w14:paraId="3A015DB2" w14:textId="77777777" w:rsidR="00AC5556" w:rsidRPr="00D30689" w:rsidRDefault="00AC5556" w:rsidP="00D30689">
      <w:pPr>
        <w:pStyle w:val="affff7"/>
        <w:numPr>
          <w:ilvl w:val="0"/>
          <w:numId w:val="29"/>
        </w:numPr>
        <w:ind w:firstLineChars="0"/>
      </w:pPr>
    </w:p>
    <w:p w14:paraId="2C15320B" w14:textId="6A479544" w:rsidR="00CB7DA6" w:rsidRDefault="00CB7DA6" w:rsidP="00CB7DA6">
      <w:pPr>
        <w:pStyle w:val="4"/>
        <w:rPr>
          <w:ins w:id="215" w:author="Yang Zhen SGH CDAY223" w:date="2026-01-23T14:30:00Z" w16du:dateUtc="2026-01-23T06:30:00Z"/>
          <w:lang w:val="en-US"/>
        </w:rPr>
      </w:pPr>
      <w:ins w:id="216" w:author="Yang Zhen SGH CDAY223" w:date="2026-01-23T14:30:00Z" w16du:dateUtc="2026-01-23T06:30:00Z">
        <w:r>
          <w:rPr>
            <w:rFonts w:hint="eastAsia"/>
            <w:lang w:val="en-US"/>
          </w:rPr>
          <w:t>HDC</w:t>
        </w:r>
        <w:r w:rsidRPr="007D4DA2">
          <w:rPr>
            <w:rFonts w:hint="eastAsia"/>
            <w:lang w:val="en-US"/>
          </w:rPr>
          <w:t xml:space="preserve"> </w:t>
        </w:r>
        <w:r w:rsidRPr="007D4DA2">
          <w:rPr>
            <w:rFonts w:hint="eastAsia"/>
            <w:lang w:val="en-US"/>
          </w:rPr>
          <w:t>功能</w:t>
        </w:r>
      </w:ins>
      <w:ins w:id="217" w:author="Yang Zhen SGH CDAY223" w:date="2026-01-23T14:37:00Z" w16du:dateUtc="2026-01-23T06:37:00Z">
        <w:r w:rsidR="00B5656D">
          <w:rPr>
            <w:rFonts w:hint="eastAsia"/>
            <w:lang w:val="en-US"/>
          </w:rPr>
          <w:t>待命</w:t>
        </w:r>
        <w:r w:rsidR="00B5656D">
          <w:rPr>
            <w:rFonts w:hint="eastAsia"/>
            <w:lang w:val="en-US"/>
          </w:rPr>
          <w:t>/</w:t>
        </w:r>
        <w:r w:rsidR="00C82C5F">
          <w:rPr>
            <w:rFonts w:hint="eastAsia"/>
            <w:lang w:val="en-US"/>
          </w:rPr>
          <w:t>激活</w:t>
        </w:r>
      </w:ins>
      <w:ins w:id="218" w:author="Yang Zhen SGH CDAY223" w:date="2026-01-23T14:30:00Z" w16du:dateUtc="2026-01-23T06:30:00Z">
        <w:r>
          <w:rPr>
            <w:rFonts w:hint="eastAsia"/>
            <w:lang w:val="en-US"/>
          </w:rPr>
          <w:t>状态（</w:t>
        </w:r>
        <w:r w:rsidRPr="00BB6902">
          <w:rPr>
            <w:rFonts w:ascii="Arial" w:eastAsiaTheme="minorEastAsia" w:hAnsi="Arial" w:cs="Arial" w:hint="eastAsia"/>
            <w:sz w:val="16"/>
            <w:szCs w:val="16"/>
            <w:lang w:val="en-US"/>
          </w:rPr>
          <w:t>HDC_Status=</w:t>
        </w:r>
        <w:r w:rsidRPr="00B428FB">
          <w:rPr>
            <w:rFonts w:ascii="Arial" w:eastAsiaTheme="minorEastAsia" w:hAnsi="Arial" w:cs="Arial"/>
            <w:color w:val="0000FF"/>
            <w:sz w:val="16"/>
            <w:szCs w:val="16"/>
            <w:lang w:val="en-US"/>
          </w:rPr>
          <w:t>0x</w:t>
        </w:r>
      </w:ins>
      <w:ins w:id="219" w:author="Yang Zhen SGH CDAY223" w:date="2026-01-23T14:37:00Z" w16du:dateUtc="2026-01-23T06:37:00Z">
        <w:r w:rsidR="00C82C5F">
          <w:rPr>
            <w:rFonts w:ascii="Arial" w:eastAsiaTheme="minorEastAsia" w:hAnsi="Arial" w:cs="Arial" w:hint="eastAsia"/>
            <w:color w:val="0000FF"/>
            <w:sz w:val="16"/>
            <w:szCs w:val="16"/>
            <w:lang w:val="en-US"/>
          </w:rPr>
          <w:t>1</w:t>
        </w:r>
      </w:ins>
      <w:ins w:id="220" w:author="Yang Zhen SGH CDAY223" w:date="2026-01-23T14:52:00Z" w16du:dateUtc="2026-01-23T06:52:00Z">
        <w:r w:rsidR="00D27EC6">
          <w:rPr>
            <w:rFonts w:ascii="Arial" w:eastAsiaTheme="minorEastAsia" w:hAnsi="Arial" w:cs="Arial" w:hint="eastAsia"/>
            <w:color w:val="0000FF"/>
            <w:sz w:val="16"/>
            <w:szCs w:val="16"/>
            <w:lang w:val="en-US"/>
          </w:rPr>
          <w:t xml:space="preserve"> or 2</w:t>
        </w:r>
      </w:ins>
      <w:ins w:id="221" w:author="Yang Zhen SGH CDAY223" w:date="2026-01-23T14:30:00Z" w16du:dateUtc="2026-01-23T06:30:00Z">
        <w:r w:rsidRPr="00B428FB">
          <w:rPr>
            <w:rFonts w:ascii="Arial" w:eastAsiaTheme="minorEastAsia" w:hAnsi="Arial" w:cs="Arial"/>
            <w:color w:val="0000FF"/>
            <w:sz w:val="16"/>
            <w:szCs w:val="16"/>
            <w:lang w:val="en-US"/>
          </w:rPr>
          <w:t xml:space="preserve">: HDC is </w:t>
        </w:r>
      </w:ins>
      <w:ins w:id="222" w:author="Yang Zhen SGH CDAY223" w:date="2026-01-23T14:38:00Z" w16du:dateUtc="2026-01-23T06:38:00Z">
        <w:r w:rsidR="00C82C5F" w:rsidRPr="00B428FB">
          <w:rPr>
            <w:rFonts w:ascii="Arial" w:eastAsiaTheme="minorEastAsia" w:hAnsi="Arial" w:cs="Arial"/>
            <w:color w:val="0000FF"/>
            <w:sz w:val="16"/>
            <w:szCs w:val="16"/>
            <w:lang w:val="en-US"/>
          </w:rPr>
          <w:t>Passive</w:t>
        </w:r>
        <w:r w:rsidR="00C82C5F">
          <w:rPr>
            <w:rFonts w:ascii="Arial" w:eastAsiaTheme="minorEastAsia" w:hAnsi="Arial" w:cs="Arial" w:hint="eastAsia"/>
            <w:color w:val="0000FF"/>
            <w:sz w:val="16"/>
            <w:szCs w:val="16"/>
            <w:lang w:val="en-US"/>
          </w:rPr>
          <w:t>/ Active</w:t>
        </w:r>
      </w:ins>
      <w:ins w:id="223" w:author="Yang Zhen SGH CDAY223" w:date="2026-01-23T14:30:00Z" w16du:dateUtc="2026-01-23T06:30:00Z">
        <w:r>
          <w:rPr>
            <w:rFonts w:hint="eastAsia"/>
            <w:lang w:val="en-US"/>
          </w:rPr>
          <w:t>）进入</w:t>
        </w:r>
      </w:ins>
      <w:ins w:id="224" w:author="Yang Zhen SGH CDAY223" w:date="2026-01-23T14:38:00Z" w16du:dateUtc="2026-01-23T06:38:00Z">
        <w:r w:rsidR="00E16741">
          <w:rPr>
            <w:rFonts w:hint="eastAsia"/>
            <w:lang w:val="en-US"/>
          </w:rPr>
          <w:t>关闭</w:t>
        </w:r>
      </w:ins>
      <w:ins w:id="225" w:author="Yang Zhen SGH CDAY223" w:date="2026-01-23T14:30:00Z" w16du:dateUtc="2026-01-23T06:30:00Z">
        <w:r>
          <w:rPr>
            <w:rFonts w:hint="eastAsia"/>
            <w:lang w:val="en-US"/>
          </w:rPr>
          <w:t>状态（</w:t>
        </w:r>
        <w:r w:rsidRPr="00BB6902">
          <w:rPr>
            <w:rFonts w:ascii="Arial" w:eastAsiaTheme="minorEastAsia" w:hAnsi="Arial" w:cs="Arial" w:hint="eastAsia"/>
            <w:sz w:val="16"/>
            <w:szCs w:val="16"/>
            <w:lang w:val="en-US"/>
          </w:rPr>
          <w:t>HDC_Status=</w:t>
        </w:r>
        <w:r w:rsidRPr="00B428FB">
          <w:rPr>
            <w:rFonts w:ascii="Arial" w:eastAsiaTheme="minorEastAsia" w:hAnsi="Arial" w:cs="Arial"/>
            <w:color w:val="0000FF"/>
            <w:sz w:val="16"/>
            <w:szCs w:val="16"/>
            <w:lang w:val="en-US"/>
          </w:rPr>
          <w:t>0x</w:t>
        </w:r>
      </w:ins>
      <w:ins w:id="226" w:author="Yang Zhen SGH CDAY223" w:date="2026-01-23T14:39:00Z" w16du:dateUtc="2026-01-23T06:39:00Z">
        <w:r w:rsidR="00C93363">
          <w:rPr>
            <w:rFonts w:ascii="Arial" w:eastAsiaTheme="minorEastAsia" w:hAnsi="Arial" w:cs="Arial" w:hint="eastAsia"/>
            <w:color w:val="0000FF"/>
            <w:sz w:val="16"/>
            <w:szCs w:val="16"/>
            <w:lang w:val="en-US"/>
          </w:rPr>
          <w:t>0</w:t>
        </w:r>
      </w:ins>
      <w:ins w:id="227" w:author="Yang Zhen SGH CDAY223" w:date="2026-01-23T14:30:00Z" w16du:dateUtc="2026-01-23T06:30:00Z">
        <w:r w:rsidRPr="00B428FB">
          <w:rPr>
            <w:rFonts w:ascii="Arial" w:eastAsiaTheme="minorEastAsia" w:hAnsi="Arial" w:cs="Arial"/>
            <w:color w:val="0000FF"/>
            <w:sz w:val="16"/>
            <w:szCs w:val="16"/>
            <w:lang w:val="en-US"/>
          </w:rPr>
          <w:t>: HDC is</w:t>
        </w:r>
      </w:ins>
      <w:ins w:id="228" w:author="Yang Zhen SGH CDAY223" w:date="2026-01-23T14:39:00Z" w16du:dateUtc="2026-01-23T06:39:00Z">
        <w:r w:rsidR="00C93363">
          <w:rPr>
            <w:rFonts w:ascii="Arial" w:eastAsiaTheme="minorEastAsia" w:hAnsi="Arial" w:cs="Arial" w:hint="eastAsia"/>
            <w:color w:val="0000FF"/>
            <w:sz w:val="16"/>
            <w:szCs w:val="16"/>
            <w:lang w:val="en-US"/>
          </w:rPr>
          <w:t xml:space="preserve"> off</w:t>
        </w:r>
      </w:ins>
      <w:ins w:id="229" w:author="Yang Zhen SGH CDAY223" w:date="2026-01-23T14:30:00Z" w16du:dateUtc="2026-01-23T06:30:00Z">
        <w:r>
          <w:rPr>
            <w:rFonts w:hint="eastAsia"/>
            <w:lang w:val="en-US"/>
          </w:rPr>
          <w:t>）条件</w:t>
        </w:r>
      </w:ins>
    </w:p>
    <w:p w14:paraId="095B3184" w14:textId="626C49BC" w:rsidR="00A14970" w:rsidRDefault="00A14970" w:rsidP="00A14970">
      <w:pPr>
        <w:ind w:firstLine="420"/>
        <w:rPr>
          <w:ins w:id="230" w:author="Yang Zhen SGH CDAY223" w:date="2026-01-23T14:42:00Z" w16du:dateUtc="2026-01-23T06:42:00Z"/>
        </w:rPr>
      </w:pPr>
      <w:ins w:id="231" w:author="Yang Zhen SGH CDAY223" w:date="2026-01-23T14:39:00Z" w16du:dateUtc="2026-01-23T06:39:00Z">
        <w:r>
          <w:rPr>
            <w:rFonts w:hint="eastAsia"/>
          </w:rPr>
          <w:t>条件</w:t>
        </w:r>
      </w:ins>
      <w:ins w:id="232" w:author="Yang Zhen SGH CDAY223" w:date="2026-01-23T14:40:00Z" w16du:dateUtc="2026-01-23T06:40:00Z">
        <w:r>
          <w:rPr>
            <w:rFonts w:hint="eastAsia"/>
          </w:rPr>
          <w:t>1</w:t>
        </w:r>
      </w:ins>
      <w:ins w:id="233" w:author="Yang Zhen SGH CDAY223" w:date="2026-01-23T14:39:00Z" w16du:dateUtc="2026-01-23T06:39:00Z">
        <w:r>
          <w:rPr>
            <w:rFonts w:hint="eastAsia"/>
          </w:rPr>
          <w:t>（</w:t>
        </w:r>
      </w:ins>
      <w:ins w:id="234" w:author="Yang Zhen SGH CDAY223" w:date="2026-01-23T14:40:00Z" w16du:dateUtc="2026-01-23T06:40:00Z">
        <w:r>
          <w:rPr>
            <w:rFonts w:hint="eastAsia"/>
          </w:rPr>
          <w:t>off</w:t>
        </w:r>
      </w:ins>
      <w:ins w:id="235" w:author="Yang Zhen SGH CDAY223" w:date="2026-01-23T14:39:00Z" w16du:dateUtc="2026-01-23T06:39:00Z">
        <w:r>
          <w:rPr>
            <w:rFonts w:hint="eastAsia"/>
          </w:rPr>
          <w:t>状态条件）满足</w:t>
        </w:r>
      </w:ins>
      <w:ins w:id="236" w:author="Yang Zhen SGH CDAY223" w:date="2026-01-23T14:40:00Z" w16du:dateUtc="2026-01-23T06:40:00Z">
        <w:r>
          <w:rPr>
            <w:rFonts w:hint="eastAsia"/>
          </w:rPr>
          <w:t>下面任意一个</w:t>
        </w:r>
      </w:ins>
      <w:ins w:id="237" w:author="Yang Zhen SGH CDAY223" w:date="2026-01-23T14:39:00Z" w16du:dateUtc="2026-01-23T06:39:00Z">
        <w:r>
          <w:rPr>
            <w:rFonts w:hint="eastAsia"/>
          </w:rPr>
          <w:t>条件</w:t>
        </w:r>
        <w:r>
          <w:rPr>
            <w:rFonts w:hint="eastAsia"/>
          </w:rPr>
          <w:t xml:space="preserve"> :</w:t>
        </w:r>
      </w:ins>
    </w:p>
    <w:p w14:paraId="015EF9A4" w14:textId="108F5CEB" w:rsidR="00C02F7A" w:rsidRDefault="00C02F7A" w:rsidP="00C02F7A">
      <w:pPr>
        <w:pStyle w:val="affff7"/>
        <w:numPr>
          <w:ilvl w:val="0"/>
          <w:numId w:val="29"/>
        </w:numPr>
        <w:ind w:firstLineChars="0"/>
        <w:rPr>
          <w:ins w:id="238" w:author="Yang Zhen SGH CDAY223" w:date="2026-01-23T14:45:00Z" w16du:dateUtc="2026-01-23T06:45:00Z"/>
        </w:rPr>
      </w:pPr>
      <w:ins w:id="239" w:author="Yang Zhen SGH CDAY223" w:date="2026-01-23T14:43:00Z" w16du:dateUtc="2026-01-23T06:43:00Z">
        <w:r>
          <w:rPr>
            <w:rFonts w:hint="eastAsia"/>
          </w:rPr>
          <w:t>整车模式属于</w:t>
        </w:r>
      </w:ins>
      <w:ins w:id="240" w:author="Yang Zhen SGH CDAY223" w:date="2026-01-23T14:45:00Z" w16du:dateUtc="2026-01-23T06:45:00Z">
        <w:r w:rsidR="00B15C7C">
          <w:rPr>
            <w:rFonts w:hint="eastAsia"/>
          </w:rPr>
          <w:t>非</w:t>
        </w:r>
      </w:ins>
      <w:ins w:id="241" w:author="Yang Zhen SGH CDAY223" w:date="2026-01-23T14:43:00Z" w16du:dateUtc="2026-01-23T06:43:00Z">
        <w:r>
          <w:rPr>
            <w:rFonts w:hint="eastAsia"/>
          </w:rPr>
          <w:t>上电</w:t>
        </w:r>
        <w:r>
          <w:rPr>
            <w:rFonts w:hint="eastAsia"/>
          </w:rPr>
          <w:t>ready</w:t>
        </w:r>
        <w:commentRangeStart w:id="242"/>
        <w:commentRangeStart w:id="243"/>
        <w:r>
          <w:rPr>
            <w:rFonts w:hint="eastAsia"/>
          </w:rPr>
          <w:t>状态</w:t>
        </w:r>
        <w:commentRangeEnd w:id="242"/>
        <w:r>
          <w:rPr>
            <w:rStyle w:val="affff4"/>
            <w:szCs w:val="22"/>
          </w:rPr>
          <w:commentReference w:id="242"/>
        </w:r>
        <w:commentRangeEnd w:id="243"/>
        <w:r>
          <w:rPr>
            <w:rStyle w:val="affff4"/>
            <w:szCs w:val="22"/>
          </w:rPr>
          <w:commentReference w:id="243"/>
        </w:r>
      </w:ins>
    </w:p>
    <w:p w14:paraId="19D25F81" w14:textId="0F718EEF" w:rsidR="00B15C7C" w:rsidRDefault="00983E14" w:rsidP="00C02F7A">
      <w:pPr>
        <w:pStyle w:val="affff7"/>
        <w:numPr>
          <w:ilvl w:val="0"/>
          <w:numId w:val="29"/>
        </w:numPr>
        <w:ind w:firstLineChars="0"/>
        <w:rPr>
          <w:ins w:id="244" w:author="Yang Zhen SGH CDAY223" w:date="2026-01-23T14:46:00Z" w16du:dateUtc="2026-01-23T06:46:00Z"/>
        </w:rPr>
      </w:pPr>
      <w:ins w:id="245" w:author="Yang Zhen SGH CDAY223" w:date="2026-01-23T14:45:00Z" w16du:dateUtc="2026-01-23T06:45:00Z">
        <w:r>
          <w:rPr>
            <w:rFonts w:hint="eastAsia"/>
          </w:rPr>
          <w:t>车速大于</w:t>
        </w:r>
      </w:ins>
      <w:ins w:id="246" w:author="Yang Zhen SGH CDAY223" w:date="2026-01-23T14:46:00Z" w16du:dateUtc="2026-01-23T06:46:00Z">
        <w:r>
          <w:rPr>
            <w:rFonts w:hint="eastAsia"/>
          </w:rPr>
          <w:t>TBD (</w:t>
        </w:r>
      </w:ins>
      <w:ins w:id="247" w:author="Yang Zhen SGH CDAY223" w:date="2026-01-23T14:45:00Z" w16du:dateUtc="2026-01-23T06:45:00Z">
        <w:r>
          <w:rPr>
            <w:rFonts w:hint="eastAsia"/>
          </w:rPr>
          <w:t>35kph</w:t>
        </w:r>
      </w:ins>
      <w:ins w:id="248" w:author="Yang Zhen SGH CDAY223" w:date="2026-01-23T14:46:00Z" w16du:dateUtc="2026-01-23T06:46:00Z">
        <w:r>
          <w:rPr>
            <w:rFonts w:hint="eastAsia"/>
          </w:rPr>
          <w:t>)</w:t>
        </w:r>
      </w:ins>
    </w:p>
    <w:p w14:paraId="7998175D" w14:textId="1BBE3E0E" w:rsidR="00983E14" w:rsidRDefault="008E646A" w:rsidP="00C02F7A">
      <w:pPr>
        <w:pStyle w:val="affff7"/>
        <w:numPr>
          <w:ilvl w:val="0"/>
          <w:numId w:val="29"/>
        </w:numPr>
        <w:ind w:firstLineChars="0"/>
        <w:rPr>
          <w:ins w:id="249" w:author="Yang Zhen SGH CDAY223" w:date="2026-01-23T14:47:00Z" w16du:dateUtc="2026-01-23T06:47:00Z"/>
        </w:rPr>
      </w:pPr>
      <w:ins w:id="250" w:author="Yang Zhen SGH CDAY223" w:date="2026-01-23T14:47:00Z" w16du:dateUtc="2026-01-23T06:47:00Z">
        <w:r>
          <w:rPr>
            <w:rFonts w:hint="eastAsia"/>
          </w:rPr>
          <w:t>ACC</w:t>
        </w:r>
        <w:r>
          <w:rPr>
            <w:rFonts w:hint="eastAsia"/>
          </w:rPr>
          <w:t>功能激活</w:t>
        </w:r>
      </w:ins>
    </w:p>
    <w:p w14:paraId="2420AACC" w14:textId="5E7728AA" w:rsidR="006F6207" w:rsidRDefault="004F46A7" w:rsidP="00C02F7A">
      <w:pPr>
        <w:pStyle w:val="affff7"/>
        <w:numPr>
          <w:ilvl w:val="0"/>
          <w:numId w:val="29"/>
        </w:numPr>
        <w:ind w:firstLineChars="0"/>
        <w:rPr>
          <w:ins w:id="251" w:author="Yang Zhen SGH CDAY223" w:date="2026-01-23T14:53:00Z" w16du:dateUtc="2026-01-23T06:53:00Z"/>
        </w:rPr>
      </w:pPr>
      <w:ins w:id="252" w:author="Yang Zhen SGH CDAY223" w:date="2026-01-23T14:51:00Z" w16du:dateUtc="2026-01-23T06:51:00Z">
        <w:r>
          <w:rPr>
            <w:rFonts w:hint="eastAsia"/>
          </w:rPr>
          <w:lastRenderedPageBreak/>
          <w:t>HDC</w:t>
        </w:r>
        <w:r>
          <w:rPr>
            <w:rFonts w:hint="eastAsia"/>
          </w:rPr>
          <w:t>系统故障降级</w:t>
        </w:r>
      </w:ins>
      <w:ins w:id="253" w:author="Yang Zhen SGH CDAY223" w:date="2026-01-23T14:52:00Z" w16du:dateUtc="2026-01-23T06:52:00Z">
        <w:r w:rsidR="00BF3F80">
          <w:rPr>
            <w:rFonts w:hint="eastAsia"/>
          </w:rPr>
          <w:t>且此时</w:t>
        </w:r>
        <w:r w:rsidR="00D27EC6">
          <w:rPr>
            <w:rFonts w:hint="eastAsia"/>
          </w:rPr>
          <w:t>HDC</w:t>
        </w:r>
        <w:r w:rsidR="00D27EC6">
          <w:rPr>
            <w:rFonts w:hint="eastAsia"/>
          </w:rPr>
          <w:t>功能状态为待命状态（</w:t>
        </w:r>
        <w:r w:rsidR="00D27EC6" w:rsidRPr="00BB6902">
          <w:rPr>
            <w:rFonts w:ascii="Arial" w:eastAsiaTheme="minorEastAsia" w:hAnsi="Arial" w:cs="Arial" w:hint="eastAsia"/>
            <w:sz w:val="16"/>
            <w:szCs w:val="16"/>
          </w:rPr>
          <w:t>HDC_Status=</w:t>
        </w:r>
        <w:r w:rsidR="00D27EC6" w:rsidRPr="00B428FB">
          <w:rPr>
            <w:rFonts w:ascii="Arial" w:eastAsiaTheme="minorEastAsia" w:hAnsi="Arial" w:cs="Arial"/>
            <w:color w:val="0000FF"/>
            <w:sz w:val="16"/>
            <w:szCs w:val="16"/>
          </w:rPr>
          <w:t>0x</w:t>
        </w:r>
        <w:r w:rsidR="00D27EC6">
          <w:rPr>
            <w:rFonts w:ascii="Arial" w:eastAsiaTheme="minorEastAsia" w:hAnsi="Arial" w:cs="Arial" w:hint="eastAsia"/>
            <w:color w:val="0000FF"/>
            <w:sz w:val="16"/>
            <w:szCs w:val="16"/>
          </w:rPr>
          <w:t>1</w:t>
        </w:r>
        <w:r w:rsidR="00D27EC6" w:rsidRPr="00B428FB">
          <w:rPr>
            <w:rFonts w:ascii="Arial" w:eastAsiaTheme="minorEastAsia" w:hAnsi="Arial" w:cs="Arial"/>
            <w:color w:val="0000FF"/>
            <w:sz w:val="16"/>
            <w:szCs w:val="16"/>
          </w:rPr>
          <w:t>: HDC is Passive</w:t>
        </w:r>
        <w:r w:rsidR="00D27EC6">
          <w:rPr>
            <w:rFonts w:hint="eastAsia"/>
          </w:rPr>
          <w:t>）</w:t>
        </w:r>
      </w:ins>
    </w:p>
    <w:p w14:paraId="0F1D7296" w14:textId="0F95BD7D" w:rsidR="00D27EC6" w:rsidRDefault="00D2108C">
      <w:pPr>
        <w:pStyle w:val="affff7"/>
        <w:numPr>
          <w:ilvl w:val="0"/>
          <w:numId w:val="29"/>
        </w:numPr>
        <w:ind w:firstLineChars="0"/>
        <w:rPr>
          <w:ins w:id="254" w:author="Yang Zhen SGH CDAY223" w:date="2026-01-23T14:43:00Z" w16du:dateUtc="2026-01-23T06:43:00Z"/>
        </w:rPr>
        <w:pPrChange w:id="255" w:author="Yang Zhen SGH CDAY223" w:date="2026-01-23T14:43:00Z" w16du:dateUtc="2026-01-23T06:43:00Z">
          <w:pPr>
            <w:pStyle w:val="affff7"/>
            <w:numPr>
              <w:numId w:val="29"/>
            </w:numPr>
            <w:ind w:left="420" w:firstLineChars="0" w:hanging="440"/>
          </w:pPr>
        </w:pPrChange>
      </w:pPr>
      <w:ins w:id="256" w:author="Yang Zhen SGH CDAY223" w:date="2026-01-23T14:53:00Z" w16du:dateUtc="2026-01-23T06:53:00Z">
        <w:r>
          <w:rPr>
            <w:rFonts w:hint="eastAsia"/>
          </w:rPr>
          <w:t>HDC</w:t>
        </w:r>
        <w:r>
          <w:rPr>
            <w:rFonts w:hint="eastAsia"/>
          </w:rPr>
          <w:t>按压开关，且信号有效</w:t>
        </w:r>
      </w:ins>
    </w:p>
    <w:p w14:paraId="1F274283" w14:textId="77777777" w:rsidR="00C02F7A" w:rsidRPr="00C02F7A" w:rsidRDefault="00C02F7A" w:rsidP="00A14970">
      <w:pPr>
        <w:ind w:firstLine="420"/>
        <w:rPr>
          <w:ins w:id="257" w:author="Yang Zhen SGH CDAY223" w:date="2026-01-23T14:39:00Z" w16du:dateUtc="2026-01-23T06:39:00Z"/>
        </w:rPr>
      </w:pPr>
    </w:p>
    <w:p w14:paraId="1FE76A68" w14:textId="77777777" w:rsidR="00D30689" w:rsidRPr="00A14970" w:rsidRDefault="00D30689">
      <w:pPr>
        <w:ind w:left="420" w:firstLineChars="0" w:firstLine="0"/>
        <w:pPrChange w:id="258" w:author="Yang Zhen SGH CDAY223" w:date="2026-01-23T14:39:00Z" w16du:dateUtc="2026-01-23T06:39:00Z">
          <w:pPr>
            <w:ind w:firstLine="420"/>
          </w:pPr>
        </w:pPrChange>
      </w:pPr>
    </w:p>
    <w:p w14:paraId="247E3A2D" w14:textId="49051155" w:rsidR="002F0084" w:rsidRDefault="002F0084" w:rsidP="002F0084">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1602E7">
        <w:rPr>
          <w:rFonts w:hint="eastAsia"/>
          <w:lang w:val="en-US"/>
        </w:rPr>
        <w:t>从待命状态</w:t>
      </w:r>
      <w:r w:rsidR="00CB4225">
        <w:rPr>
          <w:rFonts w:hint="eastAsia"/>
          <w:lang w:val="en-US"/>
        </w:rPr>
        <w:t xml:space="preserve"> </w:t>
      </w:r>
      <w:r w:rsidR="00CB4225">
        <w:rPr>
          <w:rFonts w:hint="eastAsia"/>
          <w:lang w:val="en-US"/>
        </w:rPr>
        <w:t>（</w:t>
      </w:r>
      <w:r w:rsidR="00CB4225" w:rsidRPr="00BB6902">
        <w:rPr>
          <w:rFonts w:ascii="Arial" w:eastAsiaTheme="minorEastAsia" w:hAnsi="Arial" w:cs="Arial" w:hint="eastAsia"/>
          <w:sz w:val="16"/>
          <w:szCs w:val="16"/>
          <w:lang w:val="en-US"/>
        </w:rPr>
        <w:t>HDC_Status=</w:t>
      </w:r>
      <w:r w:rsidR="00CB4225" w:rsidRPr="00B428FB">
        <w:rPr>
          <w:rFonts w:ascii="Arial" w:eastAsiaTheme="minorEastAsia" w:hAnsi="Arial" w:cs="Arial"/>
          <w:color w:val="0000FF"/>
          <w:sz w:val="16"/>
          <w:szCs w:val="16"/>
          <w:lang w:val="en-US"/>
        </w:rPr>
        <w:t>0x1: HDC is Passive, No Control Request</w:t>
      </w:r>
      <w:r w:rsidR="00CB4225">
        <w:rPr>
          <w:rFonts w:hint="eastAsia"/>
          <w:lang w:val="en-US"/>
        </w:rPr>
        <w:t>）</w:t>
      </w:r>
      <w:r>
        <w:rPr>
          <w:rFonts w:hint="eastAsia"/>
          <w:lang w:val="en-US"/>
        </w:rPr>
        <w:t>进入激活状态（</w:t>
      </w:r>
      <w:r w:rsidR="001602E7" w:rsidRPr="001602E7">
        <w:rPr>
          <w:rFonts w:ascii="Arial" w:eastAsiaTheme="minorEastAsia" w:hAnsi="Arial" w:cs="Arial" w:hint="eastAsia"/>
          <w:sz w:val="16"/>
          <w:szCs w:val="16"/>
          <w:lang w:val="en-US"/>
        </w:rPr>
        <w:t xml:space="preserve">HDC_Status= </w:t>
      </w:r>
      <w:r w:rsidR="001602E7" w:rsidRPr="001602E7">
        <w:rPr>
          <w:rFonts w:ascii="Arial" w:eastAsiaTheme="minorEastAsia" w:hAnsi="Arial" w:cs="Arial"/>
          <w:color w:val="0000FF"/>
          <w:sz w:val="16"/>
          <w:szCs w:val="16"/>
          <w:lang w:val="en-US"/>
        </w:rPr>
        <w:t xml:space="preserve">0x2: </w:t>
      </w:r>
      <w:r w:rsidR="001602E7" w:rsidRPr="001602E7">
        <w:rPr>
          <w:rFonts w:ascii="Arial" w:eastAsiaTheme="minorEastAsia" w:hAnsi="Arial" w:cs="Arial" w:hint="eastAsia"/>
          <w:color w:val="0000FF"/>
          <w:sz w:val="16"/>
          <w:szCs w:val="16"/>
          <w:lang w:val="en-US"/>
        </w:rPr>
        <w:t>HDC</w:t>
      </w:r>
      <w:r w:rsidR="001602E7" w:rsidRPr="001602E7">
        <w:rPr>
          <w:rFonts w:ascii="Arial" w:eastAsiaTheme="minorEastAsia" w:hAnsi="Arial" w:cs="Arial"/>
          <w:color w:val="0000FF"/>
          <w:sz w:val="16"/>
          <w:szCs w:val="16"/>
          <w:lang w:val="en-US"/>
        </w:rPr>
        <w:t xml:space="preserve"> is </w:t>
      </w:r>
      <w:r w:rsidR="001602E7" w:rsidRPr="001602E7">
        <w:rPr>
          <w:rFonts w:ascii="Arial" w:eastAsiaTheme="minorEastAsia" w:hAnsi="Arial" w:cs="Arial" w:hint="eastAsia"/>
          <w:color w:val="0000FF"/>
          <w:sz w:val="16"/>
          <w:szCs w:val="16"/>
          <w:lang w:val="en-US"/>
        </w:rPr>
        <w:t>Active, Control Request</w:t>
      </w:r>
      <w:r>
        <w:rPr>
          <w:rFonts w:hint="eastAsia"/>
          <w:lang w:val="en-US"/>
        </w:rPr>
        <w:t>）条件</w:t>
      </w:r>
    </w:p>
    <w:p w14:paraId="1FFF2348" w14:textId="77777777" w:rsidR="002F0084" w:rsidRPr="002F0084" w:rsidRDefault="002F0084" w:rsidP="002F0084">
      <w:pPr>
        <w:ind w:firstLine="420"/>
      </w:pPr>
    </w:p>
    <w:p w14:paraId="4DD0B7A0" w14:textId="5B6494E6" w:rsidR="003E0D89" w:rsidRDefault="003E0D89" w:rsidP="00C20835">
      <w:pPr>
        <w:ind w:left="105" w:firstLine="420"/>
      </w:pPr>
      <w:r>
        <w:rPr>
          <w:rFonts w:hint="eastAsia"/>
        </w:rPr>
        <w:t>条件</w:t>
      </w:r>
      <w:ins w:id="259" w:author="Yang Zhen SGH CDAY223" w:date="2026-01-23T15:03:00Z" w16du:dateUtc="2026-01-23T07:03:00Z">
        <w:r w:rsidR="00CB60FD">
          <w:rPr>
            <w:rFonts w:hint="eastAsia"/>
          </w:rPr>
          <w:t>2</w:t>
        </w:r>
      </w:ins>
      <w:del w:id="260" w:author="Yang Zhen SGH CDAY223" w:date="2026-01-23T15:03:00Z" w16du:dateUtc="2026-01-23T07:03:00Z">
        <w:r w:rsidDel="00CB60FD">
          <w:rPr>
            <w:rFonts w:hint="eastAsia"/>
          </w:rPr>
          <w:delText>1</w:delText>
        </w:r>
      </w:del>
      <w:r w:rsidR="005132E2">
        <w:rPr>
          <w:rFonts w:hint="eastAsia"/>
        </w:rPr>
        <w:t xml:space="preserve"> </w:t>
      </w:r>
      <w:r w:rsidR="005132E2">
        <w:rPr>
          <w:rFonts w:hint="eastAsia"/>
        </w:rPr>
        <w:t>（激活条件）</w:t>
      </w:r>
      <w:r>
        <w:rPr>
          <w:rFonts w:hint="eastAsia"/>
        </w:rPr>
        <w:t>：</w:t>
      </w:r>
      <w:r w:rsidR="007E4CC9">
        <w:rPr>
          <w:rFonts w:hint="eastAsia"/>
        </w:rPr>
        <w:t>同时满足</w:t>
      </w:r>
      <w:r>
        <w:rPr>
          <w:rFonts w:hint="eastAsia"/>
        </w:rPr>
        <w:t>下面所有条件</w:t>
      </w:r>
      <w:r w:rsidR="00E46549">
        <w:rPr>
          <w:rFonts w:hint="eastAsia"/>
        </w:rPr>
        <w:t>，</w:t>
      </w:r>
      <w:r w:rsidR="00C47FAE">
        <w:rPr>
          <w:rFonts w:hint="eastAsia"/>
        </w:rPr>
        <w:t xml:space="preserve"> </w:t>
      </w:r>
      <w:r w:rsidR="004C05B7">
        <w:rPr>
          <w:rFonts w:hint="eastAsia"/>
        </w:rPr>
        <w:t>Passive</w:t>
      </w:r>
      <w:r w:rsidR="00E46549">
        <w:rPr>
          <w:rFonts w:hint="eastAsia"/>
        </w:rPr>
        <w:t xml:space="preserve"> </w:t>
      </w:r>
      <w:r w:rsidR="00100C9C">
        <w:rPr>
          <w:rFonts w:hint="eastAsia"/>
        </w:rPr>
        <w:t>切换到</w:t>
      </w:r>
      <w:r w:rsidR="00100C9C">
        <w:rPr>
          <w:rFonts w:hint="eastAsia"/>
        </w:rPr>
        <w:t xml:space="preserve"> Active</w:t>
      </w:r>
    </w:p>
    <w:p w14:paraId="0FC66A9A" w14:textId="6EE73A4A" w:rsidR="003E0D89" w:rsidRPr="00220A6E" w:rsidRDefault="00C0657F" w:rsidP="007E4CC9">
      <w:pPr>
        <w:pStyle w:val="affff7"/>
        <w:numPr>
          <w:ilvl w:val="0"/>
          <w:numId w:val="29"/>
        </w:numPr>
        <w:ind w:firstLineChars="0"/>
      </w:pPr>
      <w:r w:rsidRPr="00220A6E">
        <w:rPr>
          <w:rFonts w:hint="eastAsia"/>
        </w:rPr>
        <w:t>满足</w:t>
      </w:r>
      <w:r w:rsidR="00BB4470" w:rsidRPr="00220A6E">
        <w:rPr>
          <w:rFonts w:hint="eastAsia"/>
        </w:rPr>
        <w:t>待命条件（</w:t>
      </w:r>
      <w:r w:rsidR="00BB4470" w:rsidRPr="00220A6E">
        <w:rPr>
          <w:rFonts w:hint="eastAsia"/>
        </w:rPr>
        <w:t>Passive</w:t>
      </w:r>
      <w:r w:rsidR="00BB4470" w:rsidRPr="00220A6E">
        <w:rPr>
          <w:rFonts w:hint="eastAsia"/>
        </w:rPr>
        <w:t>）</w:t>
      </w:r>
    </w:p>
    <w:p w14:paraId="49F448BF" w14:textId="08C64A01" w:rsidR="003E0D89" w:rsidRPr="003E0D89" w:rsidRDefault="005132E2" w:rsidP="007E4CC9">
      <w:pPr>
        <w:pStyle w:val="affff7"/>
        <w:numPr>
          <w:ilvl w:val="0"/>
          <w:numId w:val="29"/>
        </w:numPr>
        <w:ind w:firstLineChars="0"/>
      </w:pPr>
      <w:r>
        <w:rPr>
          <w:rFonts w:hint="eastAsia"/>
        </w:rPr>
        <w:t>HDC</w:t>
      </w:r>
      <w:r w:rsidR="003E0D89" w:rsidRPr="003E0D89">
        <w:rPr>
          <w:rFonts w:hint="eastAsia"/>
        </w:rPr>
        <w:t>无故障降级</w:t>
      </w:r>
    </w:p>
    <w:p w14:paraId="3B97A712" w14:textId="03FB29D9" w:rsidR="003E0D89" w:rsidRPr="00C237BB" w:rsidRDefault="005132E2" w:rsidP="007E4CC9">
      <w:pPr>
        <w:pStyle w:val="affff7"/>
        <w:numPr>
          <w:ilvl w:val="0"/>
          <w:numId w:val="29"/>
        </w:numPr>
        <w:ind w:firstLineChars="0"/>
      </w:pPr>
      <w:r w:rsidRPr="00C237BB">
        <w:rPr>
          <w:rFonts w:hint="eastAsia"/>
        </w:rPr>
        <w:t>车速在</w:t>
      </w:r>
      <w:r w:rsidRPr="00C237BB">
        <w:rPr>
          <w:rFonts w:hint="eastAsia"/>
        </w:rPr>
        <w:t>HDC</w:t>
      </w:r>
      <w:r w:rsidRPr="00C237BB">
        <w:rPr>
          <w:rFonts w:hint="eastAsia"/>
        </w:rPr>
        <w:t>允许范围（</w:t>
      </w:r>
      <w:r w:rsidR="00D57671" w:rsidRPr="00C237BB">
        <w:rPr>
          <w:rFonts w:hint="eastAsia"/>
        </w:rPr>
        <w:t>8kphD</w:t>
      </w:r>
      <w:r w:rsidR="00D57671" w:rsidRPr="00C237BB">
        <w:rPr>
          <w:rFonts w:hint="eastAsia"/>
        </w:rPr>
        <w:t>档，</w:t>
      </w:r>
      <w:r w:rsidR="00D57671" w:rsidRPr="00C237BB">
        <w:rPr>
          <w:rFonts w:hint="eastAsia"/>
        </w:rPr>
        <w:t>6R</w:t>
      </w:r>
      <w:r w:rsidR="00D57671" w:rsidRPr="00C237BB">
        <w:rPr>
          <w:rFonts w:hint="eastAsia"/>
        </w:rPr>
        <w:t>档</w:t>
      </w:r>
      <w:r w:rsidRPr="00C237BB">
        <w:rPr>
          <w:rFonts w:hint="eastAsia"/>
        </w:rPr>
        <w:t>&lt;</w:t>
      </w:r>
      <w:r w:rsidRPr="00C237BB">
        <w:rPr>
          <w:rFonts w:hint="eastAsia"/>
        </w:rPr>
        <w:t>车速</w:t>
      </w:r>
      <w:r w:rsidRPr="00C237BB">
        <w:rPr>
          <w:rFonts w:hint="eastAsia"/>
        </w:rPr>
        <w:t xml:space="preserve">&lt; </w:t>
      </w:r>
      <w:commentRangeStart w:id="261"/>
      <w:commentRangeStart w:id="262"/>
      <w:r w:rsidR="00D57671" w:rsidRPr="00C237BB">
        <w:rPr>
          <w:rFonts w:hint="eastAsia"/>
        </w:rPr>
        <w:t>35kph</w:t>
      </w:r>
      <w:commentRangeEnd w:id="261"/>
      <w:r w:rsidR="00C74B2F" w:rsidRPr="00C237BB">
        <w:rPr>
          <w:rStyle w:val="affff4"/>
          <w:szCs w:val="22"/>
        </w:rPr>
        <w:commentReference w:id="261"/>
      </w:r>
      <w:commentRangeEnd w:id="262"/>
      <w:r w:rsidR="00616B21" w:rsidRPr="00C237BB">
        <w:rPr>
          <w:rStyle w:val="affff4"/>
          <w:szCs w:val="22"/>
        </w:rPr>
        <w:commentReference w:id="262"/>
      </w:r>
      <w:r w:rsidRPr="00C237BB">
        <w:rPr>
          <w:rFonts w:hint="eastAsia"/>
        </w:rPr>
        <w:t>）</w:t>
      </w:r>
    </w:p>
    <w:p w14:paraId="1FFAA8E9" w14:textId="48765E0C" w:rsidR="005132E2" w:rsidRPr="00323F1F" w:rsidRDefault="00CC14DC" w:rsidP="007E4CC9">
      <w:pPr>
        <w:pStyle w:val="affff7"/>
        <w:numPr>
          <w:ilvl w:val="0"/>
          <w:numId w:val="29"/>
        </w:numPr>
        <w:ind w:firstLineChars="0"/>
      </w:pPr>
      <w:r w:rsidRPr="00323F1F">
        <w:rPr>
          <w:rFonts w:hint="eastAsia"/>
        </w:rPr>
        <w:t>驾驶员油门</w:t>
      </w:r>
      <w:r w:rsidR="00247908" w:rsidRPr="00323F1F">
        <w:rPr>
          <w:rFonts w:hint="eastAsia"/>
        </w:rPr>
        <w:t>开度</w:t>
      </w:r>
      <w:r w:rsidR="00EA29E6" w:rsidRPr="00323F1F">
        <w:rPr>
          <w:rFonts w:hint="eastAsia"/>
        </w:rPr>
        <w:t>&lt; 20%</w:t>
      </w:r>
      <w:r w:rsidR="005132E2" w:rsidRPr="00323F1F">
        <w:rPr>
          <w:rFonts w:hint="eastAsia"/>
        </w:rPr>
        <w:t>（</w:t>
      </w:r>
      <w:r w:rsidR="005132E2" w:rsidRPr="00323F1F">
        <w:rPr>
          <w:rFonts w:hint="eastAsia"/>
        </w:rPr>
        <w:t>TBD</w:t>
      </w:r>
      <w:r w:rsidR="005132E2" w:rsidRPr="00323F1F">
        <w:rPr>
          <w:rFonts w:hint="eastAsia"/>
        </w:rPr>
        <w:t>）</w:t>
      </w:r>
    </w:p>
    <w:p w14:paraId="05C6A915" w14:textId="375BF34E" w:rsidR="005132E2" w:rsidRDefault="005132E2" w:rsidP="007E4CC9">
      <w:pPr>
        <w:pStyle w:val="affff7"/>
        <w:numPr>
          <w:ilvl w:val="0"/>
          <w:numId w:val="29"/>
        </w:numPr>
        <w:ind w:firstLineChars="0"/>
      </w:pPr>
      <w:r>
        <w:rPr>
          <w:rFonts w:hint="eastAsia"/>
        </w:rPr>
        <w:t>驾驶员无制动请</w:t>
      </w:r>
      <w:r w:rsidRPr="00C237BB">
        <w:rPr>
          <w:rFonts w:hint="eastAsia"/>
        </w:rPr>
        <w:t>求</w:t>
      </w:r>
      <w:r w:rsidRPr="00C237BB">
        <w:rPr>
          <w:rFonts w:hint="eastAsia"/>
        </w:rPr>
        <w:t xml:space="preserve">|| </w:t>
      </w:r>
      <w:r w:rsidRPr="00C237BB">
        <w:rPr>
          <w:rFonts w:hint="eastAsia"/>
        </w:rPr>
        <w:t>制动主缸压力小于</w:t>
      </w:r>
      <w:r w:rsidR="00FD133D" w:rsidRPr="00C237BB">
        <w:rPr>
          <w:rFonts w:hint="eastAsia"/>
        </w:rPr>
        <w:t>3bar</w:t>
      </w:r>
      <w:r w:rsidRPr="00C237BB">
        <w:rPr>
          <w:rFonts w:hint="eastAsia"/>
        </w:rPr>
        <w:t xml:space="preserve"> (TBD)</w:t>
      </w:r>
    </w:p>
    <w:p w14:paraId="28ED46FF" w14:textId="1EB68334" w:rsidR="00564515" w:rsidRDefault="00D57671" w:rsidP="007E4CC9">
      <w:pPr>
        <w:pStyle w:val="affff7"/>
        <w:numPr>
          <w:ilvl w:val="0"/>
          <w:numId w:val="29"/>
        </w:numPr>
        <w:ind w:firstLineChars="0"/>
      </w:pPr>
      <w:r>
        <w:rPr>
          <w:rFonts w:hint="eastAsia"/>
        </w:rPr>
        <w:t>车辆档位非</w:t>
      </w:r>
      <w:r>
        <w:rPr>
          <w:rFonts w:hint="eastAsia"/>
        </w:rPr>
        <w:t>P</w:t>
      </w:r>
      <w:r>
        <w:rPr>
          <w:rFonts w:hint="eastAsia"/>
        </w:rPr>
        <w:t>档。</w:t>
      </w:r>
    </w:p>
    <w:p w14:paraId="1597E513" w14:textId="77AE6A23" w:rsidR="00D57671" w:rsidRDefault="00D57671" w:rsidP="007E4CC9">
      <w:pPr>
        <w:pStyle w:val="affff7"/>
        <w:numPr>
          <w:ilvl w:val="0"/>
          <w:numId w:val="29"/>
        </w:numPr>
        <w:ind w:firstLineChars="0"/>
      </w:pPr>
      <w:r>
        <w:rPr>
          <w:rFonts w:hint="eastAsia"/>
        </w:rPr>
        <w:t>EPB</w:t>
      </w:r>
      <w:r>
        <w:rPr>
          <w:rFonts w:hint="eastAsia"/>
        </w:rPr>
        <w:t>处于打开状态</w:t>
      </w:r>
    </w:p>
    <w:p w14:paraId="74B411AB" w14:textId="70A4DB5E" w:rsidR="00D57671" w:rsidRDefault="00D57671" w:rsidP="007E4CC9">
      <w:pPr>
        <w:pStyle w:val="affff7"/>
        <w:numPr>
          <w:ilvl w:val="0"/>
          <w:numId w:val="29"/>
        </w:numPr>
        <w:ind w:firstLineChars="0"/>
      </w:pPr>
      <w:r>
        <w:rPr>
          <w:rFonts w:hint="eastAsia"/>
        </w:rPr>
        <w:t>ECD</w:t>
      </w:r>
      <w:r>
        <w:rPr>
          <w:rFonts w:hint="eastAsia"/>
        </w:rPr>
        <w:t>功能未</w:t>
      </w:r>
      <w:commentRangeStart w:id="263"/>
      <w:commentRangeStart w:id="264"/>
      <w:r>
        <w:rPr>
          <w:rFonts w:hint="eastAsia"/>
        </w:rPr>
        <w:t>激活</w:t>
      </w:r>
      <w:commentRangeEnd w:id="263"/>
      <w:r w:rsidR="00852B05">
        <w:rPr>
          <w:rStyle w:val="affff4"/>
          <w:szCs w:val="22"/>
        </w:rPr>
        <w:commentReference w:id="263"/>
      </w:r>
      <w:commentRangeEnd w:id="264"/>
      <w:r w:rsidR="001C6FDE">
        <w:rPr>
          <w:rStyle w:val="affff4"/>
          <w:szCs w:val="22"/>
        </w:rPr>
        <w:commentReference w:id="264"/>
      </w:r>
    </w:p>
    <w:p w14:paraId="0637554E" w14:textId="207E72CB" w:rsidR="00D57671" w:rsidRDefault="00D57671" w:rsidP="007E4CC9">
      <w:pPr>
        <w:pStyle w:val="affff7"/>
        <w:numPr>
          <w:ilvl w:val="0"/>
          <w:numId w:val="29"/>
        </w:numPr>
        <w:ind w:firstLineChars="0"/>
      </w:pPr>
      <w:r>
        <w:rPr>
          <w:rFonts w:hint="eastAsia"/>
        </w:rPr>
        <w:t xml:space="preserve">Hill Assist </w:t>
      </w:r>
      <w:r>
        <w:rPr>
          <w:rFonts w:hint="eastAsia"/>
        </w:rPr>
        <w:t>功能处于释放状态。</w:t>
      </w:r>
    </w:p>
    <w:p w14:paraId="07494B1C" w14:textId="4925203E" w:rsidR="00BA496C" w:rsidRPr="00D26C53" w:rsidRDefault="00BA496C" w:rsidP="007E4CC9">
      <w:pPr>
        <w:pStyle w:val="affff7"/>
        <w:numPr>
          <w:ilvl w:val="0"/>
          <w:numId w:val="29"/>
        </w:numPr>
        <w:ind w:firstLineChars="0"/>
      </w:pPr>
      <w:r w:rsidRPr="00D26C53">
        <w:rPr>
          <w:rFonts w:hint="eastAsia"/>
        </w:rPr>
        <w:t>坡度判定条件满足（包括坡度，坡度变化率，车辆加速度等</w:t>
      </w:r>
      <w:commentRangeStart w:id="265"/>
      <w:commentRangeStart w:id="266"/>
      <w:r w:rsidRPr="00D26C53">
        <w:rPr>
          <w:rFonts w:hint="eastAsia"/>
        </w:rPr>
        <w:t>条件</w:t>
      </w:r>
      <w:commentRangeEnd w:id="265"/>
      <w:r w:rsidR="00852B05" w:rsidRPr="00D26C53">
        <w:rPr>
          <w:rStyle w:val="affff4"/>
          <w:szCs w:val="22"/>
        </w:rPr>
        <w:commentReference w:id="265"/>
      </w:r>
      <w:commentRangeEnd w:id="266"/>
      <w:r w:rsidR="0081669E" w:rsidRPr="00D26C53">
        <w:rPr>
          <w:rStyle w:val="affff4"/>
          <w:szCs w:val="22"/>
        </w:rPr>
        <w:commentReference w:id="266"/>
      </w:r>
      <w:r w:rsidRPr="00D26C53">
        <w:rPr>
          <w:rFonts w:hint="eastAsia"/>
        </w:rPr>
        <w:t>）</w:t>
      </w:r>
    </w:p>
    <w:p w14:paraId="374F13C7" w14:textId="674AD055" w:rsidR="0010322E" w:rsidRPr="00D26C53" w:rsidRDefault="00AD1D2E" w:rsidP="007E4CC9">
      <w:pPr>
        <w:pStyle w:val="affff7"/>
        <w:numPr>
          <w:ilvl w:val="0"/>
          <w:numId w:val="29"/>
        </w:numPr>
        <w:ind w:firstLineChars="0"/>
      </w:pPr>
      <w:r w:rsidRPr="00D26C53">
        <w:rPr>
          <w:rFonts w:hint="eastAsia"/>
        </w:rPr>
        <w:t>HDC</w:t>
      </w:r>
      <w:r w:rsidRPr="00D26C53">
        <w:rPr>
          <w:rFonts w:hint="eastAsia"/>
        </w:rPr>
        <w:t>功能使能（车辆模式</w:t>
      </w:r>
      <w:r w:rsidRPr="00D26C53">
        <w:rPr>
          <w:rFonts w:hint="eastAsia"/>
        </w:rPr>
        <w:t>usage Mode</w:t>
      </w:r>
      <w:r w:rsidRPr="00D26C53">
        <w:rPr>
          <w:rFonts w:hint="eastAsia"/>
        </w:rPr>
        <w:t>等条件）</w:t>
      </w:r>
    </w:p>
    <w:p w14:paraId="594D3035" w14:textId="706A7DBD" w:rsidR="00D7205A" w:rsidRPr="00AD1D2E" w:rsidRDefault="00AD1D2E" w:rsidP="007E4CC9">
      <w:pPr>
        <w:pStyle w:val="affff7"/>
        <w:numPr>
          <w:ilvl w:val="0"/>
          <w:numId w:val="29"/>
        </w:numPr>
        <w:ind w:firstLineChars="0"/>
      </w:pPr>
      <w:r w:rsidRPr="00AD1D2E">
        <w:rPr>
          <w:rFonts w:hint="eastAsia"/>
        </w:rPr>
        <w:t>制动盘温正常</w:t>
      </w:r>
    </w:p>
    <w:p w14:paraId="50DD5D8E" w14:textId="21748E9E" w:rsidR="00C20835" w:rsidRDefault="0002751C" w:rsidP="00C20835">
      <w:pPr>
        <w:pStyle w:val="affff7"/>
        <w:numPr>
          <w:ilvl w:val="0"/>
          <w:numId w:val="29"/>
        </w:numPr>
        <w:ind w:firstLineChars="0"/>
      </w:pPr>
      <w:r w:rsidRPr="009E1D2C">
        <w:rPr>
          <w:rFonts w:hint="eastAsia"/>
        </w:rPr>
        <w:t>ADAS</w:t>
      </w:r>
      <w:r w:rsidRPr="009E1D2C">
        <w:rPr>
          <w:rFonts w:hint="eastAsia"/>
        </w:rPr>
        <w:t>功能</w:t>
      </w:r>
      <w:r w:rsidR="00D83927" w:rsidRPr="009E1D2C">
        <w:rPr>
          <w:rFonts w:hint="eastAsia"/>
        </w:rPr>
        <w:t>未激活</w:t>
      </w:r>
      <w:r w:rsidR="00AD1D2E">
        <w:rPr>
          <w:rFonts w:hint="eastAsia"/>
        </w:rPr>
        <w:t xml:space="preserve"> </w:t>
      </w:r>
      <w:r w:rsidR="00AD1D2E">
        <w:rPr>
          <w:rFonts w:hint="eastAsia"/>
        </w:rPr>
        <w:t>（</w:t>
      </w:r>
      <w:r w:rsidR="00AD1D2E">
        <w:rPr>
          <w:rFonts w:hint="eastAsia"/>
        </w:rPr>
        <w:t>ACC</w:t>
      </w:r>
      <w:r w:rsidR="00AD1D2E">
        <w:rPr>
          <w:rFonts w:hint="eastAsia"/>
        </w:rPr>
        <w:t>，</w:t>
      </w:r>
      <w:r w:rsidR="00AD1D2E">
        <w:rPr>
          <w:rFonts w:hint="eastAsia"/>
        </w:rPr>
        <w:t>APA</w:t>
      </w:r>
      <w:commentRangeStart w:id="267"/>
      <w:commentRangeStart w:id="268"/>
      <w:r w:rsidR="00AD1D2E">
        <w:rPr>
          <w:rFonts w:hint="eastAsia"/>
        </w:rPr>
        <w:t>等</w:t>
      </w:r>
      <w:commentRangeEnd w:id="267"/>
      <w:r w:rsidR="00852B05">
        <w:rPr>
          <w:rStyle w:val="affff4"/>
          <w:szCs w:val="22"/>
        </w:rPr>
        <w:commentReference w:id="267"/>
      </w:r>
      <w:commentRangeEnd w:id="268"/>
      <w:r w:rsidR="00B833AF">
        <w:rPr>
          <w:rStyle w:val="affff4"/>
          <w:szCs w:val="22"/>
        </w:rPr>
        <w:commentReference w:id="268"/>
      </w:r>
      <w:r w:rsidR="00AD1D2E">
        <w:rPr>
          <w:rFonts w:hint="eastAsia"/>
        </w:rPr>
        <w:t>）</w:t>
      </w:r>
    </w:p>
    <w:p w14:paraId="230149E6" w14:textId="5E1C1AD0" w:rsidR="00C20835" w:rsidRPr="00786BD0" w:rsidRDefault="00C20835" w:rsidP="00C20835">
      <w:pPr>
        <w:pStyle w:val="4"/>
        <w:rPr>
          <w:lang w:val="en-US"/>
        </w:rPr>
      </w:pPr>
      <w:r w:rsidRPr="00786BD0">
        <w:rPr>
          <w:rFonts w:hint="eastAsia"/>
          <w:lang w:val="en-US"/>
        </w:rPr>
        <w:t xml:space="preserve">HDC </w:t>
      </w:r>
      <w:r w:rsidRPr="007D4DA2">
        <w:rPr>
          <w:rFonts w:hint="eastAsia"/>
        </w:rPr>
        <w:t>功能</w:t>
      </w:r>
      <w:r w:rsidR="00786BD0">
        <w:rPr>
          <w:rFonts w:hint="eastAsia"/>
        </w:rPr>
        <w:t>从激活状态</w:t>
      </w:r>
      <w:r w:rsidR="00786BD0" w:rsidRPr="00786BD0">
        <w:rPr>
          <w:rFonts w:hint="eastAsia"/>
          <w:lang w:val="en-US"/>
        </w:rPr>
        <w:t>（</w:t>
      </w:r>
      <w:r w:rsidR="00786BD0" w:rsidRPr="001602E7">
        <w:rPr>
          <w:rFonts w:ascii="Arial" w:eastAsiaTheme="minorEastAsia" w:hAnsi="Arial" w:cs="Arial" w:hint="eastAsia"/>
          <w:sz w:val="16"/>
          <w:szCs w:val="16"/>
          <w:lang w:val="en-US"/>
        </w:rPr>
        <w:t xml:space="preserve">HDC_Status= </w:t>
      </w:r>
      <w:r w:rsidR="00786BD0" w:rsidRPr="001602E7">
        <w:rPr>
          <w:rFonts w:ascii="Arial" w:eastAsiaTheme="minorEastAsia" w:hAnsi="Arial" w:cs="Arial"/>
          <w:color w:val="0000FF"/>
          <w:sz w:val="16"/>
          <w:szCs w:val="16"/>
          <w:lang w:val="en-US"/>
        </w:rPr>
        <w:t xml:space="preserve">0x2: </w:t>
      </w:r>
      <w:r w:rsidR="00786BD0" w:rsidRPr="001602E7">
        <w:rPr>
          <w:rFonts w:ascii="Arial" w:eastAsiaTheme="minorEastAsia" w:hAnsi="Arial" w:cs="Arial" w:hint="eastAsia"/>
          <w:color w:val="0000FF"/>
          <w:sz w:val="16"/>
          <w:szCs w:val="16"/>
          <w:lang w:val="en-US"/>
        </w:rPr>
        <w:t>HDC</w:t>
      </w:r>
      <w:r w:rsidR="00786BD0" w:rsidRPr="001602E7">
        <w:rPr>
          <w:rFonts w:ascii="Arial" w:eastAsiaTheme="minorEastAsia" w:hAnsi="Arial" w:cs="Arial"/>
          <w:color w:val="0000FF"/>
          <w:sz w:val="16"/>
          <w:szCs w:val="16"/>
          <w:lang w:val="en-US"/>
        </w:rPr>
        <w:t xml:space="preserve"> is </w:t>
      </w:r>
      <w:r w:rsidR="00786BD0" w:rsidRPr="001602E7">
        <w:rPr>
          <w:rFonts w:ascii="Arial" w:eastAsiaTheme="minorEastAsia" w:hAnsi="Arial" w:cs="Arial" w:hint="eastAsia"/>
          <w:color w:val="0000FF"/>
          <w:sz w:val="16"/>
          <w:szCs w:val="16"/>
          <w:lang w:val="en-US"/>
        </w:rPr>
        <w:t>Active, Control Request</w:t>
      </w:r>
      <w:r w:rsidR="00786BD0" w:rsidRPr="00786BD0">
        <w:rPr>
          <w:rFonts w:hint="eastAsia"/>
          <w:lang w:val="en-US"/>
        </w:rPr>
        <w:t>）</w:t>
      </w:r>
      <w:r>
        <w:rPr>
          <w:rFonts w:hint="eastAsia"/>
        </w:rPr>
        <w:t>进入</w:t>
      </w:r>
      <w:r w:rsidR="00786BD0">
        <w:rPr>
          <w:rFonts w:hint="eastAsia"/>
        </w:rPr>
        <w:t>待命</w:t>
      </w:r>
      <w:r w:rsidR="00EC0A16">
        <w:rPr>
          <w:rFonts w:hint="eastAsia"/>
        </w:rPr>
        <w:t>状态</w:t>
      </w:r>
      <w:r w:rsidRPr="00786BD0">
        <w:rPr>
          <w:rFonts w:hint="eastAsia"/>
          <w:lang w:val="en-US"/>
        </w:rPr>
        <w:t>（</w:t>
      </w:r>
      <w:r w:rsidR="00786BD0" w:rsidRPr="00BB6902">
        <w:rPr>
          <w:rFonts w:ascii="Arial" w:eastAsiaTheme="minorEastAsia" w:hAnsi="Arial" w:cs="Arial" w:hint="eastAsia"/>
          <w:sz w:val="16"/>
          <w:szCs w:val="16"/>
          <w:lang w:val="en-US"/>
        </w:rPr>
        <w:t>HDC_Status=</w:t>
      </w:r>
      <w:r w:rsidR="00786BD0" w:rsidRPr="00B428FB">
        <w:rPr>
          <w:rFonts w:ascii="Arial" w:eastAsiaTheme="minorEastAsia" w:hAnsi="Arial" w:cs="Arial"/>
          <w:color w:val="0000FF"/>
          <w:sz w:val="16"/>
          <w:szCs w:val="16"/>
          <w:lang w:val="en-US"/>
        </w:rPr>
        <w:t>0x1: HDC is Passive, No Control Request</w:t>
      </w:r>
      <w:r w:rsidRPr="00786BD0">
        <w:rPr>
          <w:rFonts w:hint="eastAsia"/>
          <w:lang w:val="en-US"/>
        </w:rPr>
        <w:t>）</w:t>
      </w:r>
      <w:r w:rsidR="00EC0A16">
        <w:rPr>
          <w:rFonts w:hint="eastAsia"/>
        </w:rPr>
        <w:t>条件</w:t>
      </w:r>
    </w:p>
    <w:p w14:paraId="5652F062" w14:textId="649CF305" w:rsidR="00ED4680" w:rsidRPr="00B706EE" w:rsidRDefault="00100C9C" w:rsidP="00A8121B">
      <w:pPr>
        <w:ind w:firstLine="420"/>
      </w:pPr>
      <w:r w:rsidRPr="00B706EE">
        <w:rPr>
          <w:rFonts w:hint="eastAsia"/>
        </w:rPr>
        <w:t>条件</w:t>
      </w:r>
      <w:ins w:id="269" w:author="Yang Zhen SGH CDAY223" w:date="2026-01-23T15:03:00Z" w16du:dateUtc="2026-01-23T07:03:00Z">
        <w:r w:rsidR="00CB60FD">
          <w:rPr>
            <w:rFonts w:hint="eastAsia"/>
          </w:rPr>
          <w:t>3</w:t>
        </w:r>
      </w:ins>
      <w:del w:id="270" w:author="Yang Zhen SGH CDAY223" w:date="2026-01-23T15:03:00Z" w16du:dateUtc="2026-01-23T07:03:00Z">
        <w:r w:rsidRPr="00B706EE" w:rsidDel="00CB60FD">
          <w:rPr>
            <w:rFonts w:hint="eastAsia"/>
          </w:rPr>
          <w:delText>2</w:delText>
        </w:r>
      </w:del>
      <w:r w:rsidR="00050A3D" w:rsidRPr="00B706EE">
        <w:rPr>
          <w:rFonts w:hint="eastAsia"/>
        </w:rPr>
        <w:t>（退出条件）</w:t>
      </w:r>
      <w:r w:rsidRPr="00B706EE">
        <w:rPr>
          <w:rFonts w:hint="eastAsia"/>
        </w:rPr>
        <w:t>：</w:t>
      </w:r>
      <w:r w:rsidRPr="00B706EE">
        <w:rPr>
          <w:rFonts w:hint="eastAsia"/>
        </w:rPr>
        <w:t xml:space="preserve"> </w:t>
      </w:r>
      <w:r w:rsidR="00AB1F9E" w:rsidRPr="00B706EE">
        <w:rPr>
          <w:rFonts w:hint="eastAsia"/>
        </w:rPr>
        <w:t>满足下面任意条件，</w:t>
      </w:r>
      <w:r w:rsidR="00AB1F9E" w:rsidRPr="00B706EE">
        <w:rPr>
          <w:rFonts w:hint="eastAsia"/>
        </w:rPr>
        <w:t xml:space="preserve"> </w:t>
      </w:r>
      <w:r w:rsidR="009C3092" w:rsidRPr="00B706EE">
        <w:rPr>
          <w:rFonts w:hint="eastAsia"/>
        </w:rPr>
        <w:t>HDC</w:t>
      </w:r>
      <w:r w:rsidR="00AB1F9E" w:rsidRPr="00B706EE">
        <w:rPr>
          <w:rFonts w:hint="eastAsia"/>
        </w:rPr>
        <w:t xml:space="preserve"> Active</w:t>
      </w:r>
      <w:r w:rsidR="00AB1F9E" w:rsidRPr="00B706EE">
        <w:rPr>
          <w:rFonts w:hint="eastAsia"/>
        </w:rPr>
        <w:t>切换到</w:t>
      </w:r>
      <w:r w:rsidR="00AB1F9E" w:rsidRPr="00B706EE">
        <w:rPr>
          <w:rFonts w:hint="eastAsia"/>
        </w:rPr>
        <w:t xml:space="preserve"> </w:t>
      </w:r>
      <w:r w:rsidR="00A26226" w:rsidRPr="00B706EE">
        <w:rPr>
          <w:rFonts w:hint="eastAsia"/>
        </w:rPr>
        <w:t>Passive</w:t>
      </w:r>
    </w:p>
    <w:p w14:paraId="59D3108E" w14:textId="375C9853" w:rsidR="00564515" w:rsidRPr="00B706EE" w:rsidRDefault="009C3092" w:rsidP="000A4F01">
      <w:pPr>
        <w:pStyle w:val="affff7"/>
        <w:numPr>
          <w:ilvl w:val="0"/>
          <w:numId w:val="30"/>
        </w:numPr>
        <w:ind w:firstLineChars="0"/>
      </w:pPr>
      <w:r w:rsidRPr="00B706EE">
        <w:rPr>
          <w:rFonts w:ascii="Arial" w:eastAsiaTheme="minorEastAsia" w:hAnsi="Arial" w:cs="Arial" w:hint="eastAsia"/>
          <w:szCs w:val="21"/>
        </w:rPr>
        <w:t>监测到处于平路满足一定时间</w:t>
      </w:r>
      <w:r w:rsidR="006F5464" w:rsidRPr="00B706EE">
        <w:rPr>
          <w:rFonts w:ascii="Arial" w:eastAsiaTheme="minorEastAsia" w:hAnsi="Arial" w:cs="Arial" w:hint="eastAsia"/>
          <w:szCs w:val="21"/>
        </w:rPr>
        <w:t xml:space="preserve"> &amp;&amp; </w:t>
      </w:r>
      <w:commentRangeStart w:id="271"/>
      <w:commentRangeStart w:id="272"/>
      <w:r w:rsidR="00BD0084" w:rsidRPr="00B706EE">
        <w:rPr>
          <w:rFonts w:ascii="Arial" w:eastAsiaTheme="minorEastAsia" w:hAnsi="Arial" w:cs="Arial" w:hint="eastAsia"/>
          <w:szCs w:val="21"/>
        </w:rPr>
        <w:t>HDC</w:t>
      </w:r>
      <w:r w:rsidR="00BD0084" w:rsidRPr="00B706EE">
        <w:rPr>
          <w:rFonts w:ascii="Arial" w:eastAsiaTheme="minorEastAsia" w:hAnsi="Arial" w:cs="Arial" w:hint="eastAsia"/>
          <w:szCs w:val="21"/>
        </w:rPr>
        <w:t>请求的制动扭矩</w:t>
      </w:r>
      <w:r w:rsidR="00BD0084" w:rsidRPr="00B706EE">
        <w:rPr>
          <w:rFonts w:ascii="Arial" w:eastAsiaTheme="minorEastAsia" w:hAnsi="Arial" w:cs="Arial" w:hint="eastAsia"/>
          <w:szCs w:val="21"/>
        </w:rPr>
        <w:t>&lt; 400Nm</w:t>
      </w:r>
      <w:commentRangeEnd w:id="271"/>
      <w:r w:rsidR="00852B05" w:rsidRPr="00B706EE">
        <w:rPr>
          <w:rStyle w:val="affff4"/>
          <w:rFonts w:ascii="Arial" w:eastAsiaTheme="minorEastAsia" w:hAnsi="Arial" w:cs="Arial"/>
        </w:rPr>
        <w:commentReference w:id="271"/>
      </w:r>
      <w:commentRangeEnd w:id="272"/>
      <w:r w:rsidR="007C2E0B" w:rsidRPr="00B706EE">
        <w:rPr>
          <w:rStyle w:val="affff4"/>
          <w:rFonts w:ascii="Arial" w:eastAsiaTheme="minorEastAsia" w:hAnsi="Arial" w:cs="Arial"/>
        </w:rPr>
        <w:commentReference w:id="272"/>
      </w:r>
      <w:r w:rsidRPr="00B706EE">
        <w:rPr>
          <w:rFonts w:ascii="Arial" w:eastAsiaTheme="minorEastAsia" w:hAnsi="Arial" w:cs="Arial" w:hint="eastAsia"/>
          <w:szCs w:val="21"/>
        </w:rPr>
        <w:t>（</w:t>
      </w:r>
      <w:r w:rsidRPr="00B706EE">
        <w:rPr>
          <w:rFonts w:ascii="Arial" w:eastAsiaTheme="minorEastAsia" w:hAnsi="Arial" w:cs="Arial" w:hint="eastAsia"/>
          <w:szCs w:val="21"/>
        </w:rPr>
        <w:t>TBD</w:t>
      </w:r>
      <w:r w:rsidRPr="00B706EE">
        <w:rPr>
          <w:rFonts w:ascii="Arial" w:eastAsiaTheme="minorEastAsia" w:hAnsi="Arial" w:cs="Arial" w:hint="eastAsia"/>
          <w:szCs w:val="21"/>
        </w:rPr>
        <w:t>）</w:t>
      </w:r>
    </w:p>
    <w:p w14:paraId="6744BCC9" w14:textId="1707F5CC" w:rsidR="00AF3CD9" w:rsidRPr="00B706EE" w:rsidRDefault="009C3092" w:rsidP="000A4F01">
      <w:pPr>
        <w:pStyle w:val="affff7"/>
        <w:numPr>
          <w:ilvl w:val="0"/>
          <w:numId w:val="30"/>
        </w:numPr>
        <w:ind w:firstLineChars="0"/>
      </w:pPr>
      <w:r w:rsidRPr="00B706EE">
        <w:rPr>
          <w:rFonts w:hint="eastAsia"/>
        </w:rPr>
        <w:t>驾驶员制动主缸压力大于</w:t>
      </w:r>
      <w:commentRangeStart w:id="273"/>
      <w:commentRangeStart w:id="274"/>
      <w:r w:rsidR="003C6E1F" w:rsidRPr="00B706EE">
        <w:rPr>
          <w:rFonts w:hint="eastAsia"/>
        </w:rPr>
        <w:t>50</w:t>
      </w:r>
      <w:r w:rsidR="00C87AE3" w:rsidRPr="00B706EE">
        <w:rPr>
          <w:rFonts w:hint="eastAsia"/>
        </w:rPr>
        <w:t>bar</w:t>
      </w:r>
      <w:commentRangeEnd w:id="273"/>
      <w:r w:rsidR="00852B05" w:rsidRPr="00B706EE">
        <w:rPr>
          <w:rStyle w:val="affff4"/>
          <w:szCs w:val="22"/>
        </w:rPr>
        <w:commentReference w:id="273"/>
      </w:r>
      <w:commentRangeEnd w:id="274"/>
      <w:r w:rsidR="00561F9B" w:rsidRPr="00B706EE">
        <w:rPr>
          <w:rStyle w:val="affff4"/>
          <w:szCs w:val="22"/>
        </w:rPr>
        <w:commentReference w:id="274"/>
      </w:r>
      <w:r w:rsidRPr="00B706EE">
        <w:rPr>
          <w:rFonts w:hint="eastAsia"/>
        </w:rPr>
        <w:t>（</w:t>
      </w:r>
      <w:r w:rsidRPr="00B706EE">
        <w:rPr>
          <w:rFonts w:hint="eastAsia"/>
        </w:rPr>
        <w:t>TBD</w:t>
      </w:r>
      <w:r w:rsidRPr="00B706EE">
        <w:rPr>
          <w:rFonts w:hint="eastAsia"/>
        </w:rPr>
        <w:t>）</w:t>
      </w:r>
      <w:r w:rsidR="003C6E1F" w:rsidRPr="00B706EE">
        <w:rPr>
          <w:rFonts w:hint="eastAsia"/>
        </w:rPr>
        <w:t>表征驾驶员想</w:t>
      </w:r>
      <w:r w:rsidR="00D47FE9" w:rsidRPr="00B706EE">
        <w:rPr>
          <w:rFonts w:hint="eastAsia"/>
        </w:rPr>
        <w:t>通过制动踏板</w:t>
      </w:r>
      <w:r w:rsidR="00C55641" w:rsidRPr="00B706EE">
        <w:rPr>
          <w:rFonts w:hint="eastAsia"/>
        </w:rPr>
        <w:t>结束</w:t>
      </w:r>
      <w:r w:rsidR="00C55641" w:rsidRPr="00B706EE">
        <w:rPr>
          <w:rFonts w:hint="eastAsia"/>
        </w:rPr>
        <w:t>HDC</w:t>
      </w:r>
      <w:r w:rsidR="00C55641" w:rsidRPr="00B706EE">
        <w:rPr>
          <w:rFonts w:hint="eastAsia"/>
        </w:rPr>
        <w:t>功能</w:t>
      </w:r>
    </w:p>
    <w:p w14:paraId="67984C4A" w14:textId="01ED7ACE" w:rsidR="009C3092" w:rsidRDefault="00E407E2" w:rsidP="000A4F01">
      <w:pPr>
        <w:pStyle w:val="affff7"/>
        <w:numPr>
          <w:ilvl w:val="0"/>
          <w:numId w:val="30"/>
        </w:numPr>
        <w:ind w:firstLineChars="0"/>
        <w:rPr>
          <w:ins w:id="275" w:author="Yang Zhen SGH CDAY223" w:date="2026-01-19T16:29:00Z" w16du:dateUtc="2026-01-19T08:29:00Z"/>
        </w:rPr>
      </w:pPr>
      <w:r w:rsidRPr="00B706EE">
        <w:rPr>
          <w:rFonts w:hint="eastAsia"/>
        </w:rPr>
        <w:t>驾驶员前后轴总制动需求扭矩</w:t>
      </w:r>
      <w:r w:rsidR="00750BCC" w:rsidRPr="00B706EE">
        <w:rPr>
          <w:rFonts w:hint="eastAsia"/>
        </w:rPr>
        <w:t xml:space="preserve">- </w:t>
      </w:r>
      <w:r w:rsidR="002D2B7A" w:rsidRPr="00B706EE">
        <w:rPr>
          <w:rFonts w:hint="eastAsia"/>
        </w:rPr>
        <w:t>HDC</w:t>
      </w:r>
      <w:r w:rsidR="002D2B7A" w:rsidRPr="00B706EE">
        <w:rPr>
          <w:rFonts w:hint="eastAsia"/>
        </w:rPr>
        <w:t>请求的总制动扭矩（包含电液）</w:t>
      </w:r>
      <w:r w:rsidR="00750BCC" w:rsidRPr="00B706EE">
        <w:rPr>
          <w:rFonts w:hint="eastAsia"/>
        </w:rPr>
        <w:t>&gt;</w:t>
      </w:r>
      <w:r w:rsidR="002D2B7A" w:rsidRPr="00B706EE">
        <w:rPr>
          <w:rFonts w:hint="eastAsia"/>
        </w:rPr>
        <w:t>100Nm</w:t>
      </w:r>
      <w:r w:rsidR="002D2B7A" w:rsidRPr="00B706EE">
        <w:rPr>
          <w:rFonts w:hint="eastAsia"/>
        </w:rPr>
        <w:t>（</w:t>
      </w:r>
      <w:commentRangeStart w:id="276"/>
      <w:commentRangeStart w:id="277"/>
      <w:r w:rsidR="002D2B7A" w:rsidRPr="00B706EE">
        <w:rPr>
          <w:rFonts w:hint="eastAsia"/>
        </w:rPr>
        <w:t>TBD</w:t>
      </w:r>
      <w:commentRangeEnd w:id="276"/>
      <w:r w:rsidR="00852B05" w:rsidRPr="00B706EE">
        <w:rPr>
          <w:rStyle w:val="affff4"/>
          <w:szCs w:val="22"/>
        </w:rPr>
        <w:commentReference w:id="276"/>
      </w:r>
      <w:commentRangeEnd w:id="277"/>
      <w:r w:rsidR="001E5103" w:rsidRPr="00B706EE">
        <w:rPr>
          <w:rStyle w:val="affff4"/>
          <w:szCs w:val="22"/>
        </w:rPr>
        <w:commentReference w:id="277"/>
      </w:r>
      <w:r w:rsidR="002D2B7A" w:rsidRPr="00B706EE">
        <w:rPr>
          <w:rFonts w:hint="eastAsia"/>
        </w:rPr>
        <w:t>）</w:t>
      </w:r>
      <w:r w:rsidR="00750BCC" w:rsidRPr="00B706EE">
        <w:rPr>
          <w:rFonts w:hint="eastAsia"/>
        </w:rPr>
        <w:t xml:space="preserve"> </w:t>
      </w:r>
      <w:r w:rsidR="00750BCC" w:rsidRPr="00B706EE">
        <w:rPr>
          <w:rFonts w:hint="eastAsia"/>
        </w:rPr>
        <w:t>超过一定时间（</w:t>
      </w:r>
      <w:r w:rsidR="000B5ECC" w:rsidRPr="00B706EE">
        <w:rPr>
          <w:rFonts w:hint="eastAsia"/>
        </w:rPr>
        <w:t>100ms</w:t>
      </w:r>
      <w:r w:rsidR="00750BCC" w:rsidRPr="00B706EE">
        <w:rPr>
          <w:rFonts w:hint="eastAsia"/>
        </w:rPr>
        <w:t>）</w:t>
      </w:r>
      <w:r w:rsidR="000B5ECC" w:rsidRPr="00B706EE">
        <w:rPr>
          <w:rFonts w:hint="eastAsia"/>
        </w:rPr>
        <w:t>表征</w:t>
      </w:r>
      <w:r w:rsidR="00750BCC" w:rsidRPr="00B706EE">
        <w:rPr>
          <w:rFonts w:hint="eastAsia"/>
        </w:rPr>
        <w:t>驾驶员</w:t>
      </w:r>
      <w:r w:rsidR="000B5ECC" w:rsidRPr="00B706EE">
        <w:rPr>
          <w:rFonts w:hint="eastAsia"/>
        </w:rPr>
        <w:t>需要</w:t>
      </w:r>
      <w:r w:rsidR="00750BCC" w:rsidRPr="00B706EE">
        <w:rPr>
          <w:rFonts w:hint="eastAsia"/>
        </w:rPr>
        <w:t>制动干预</w:t>
      </w:r>
      <w:r w:rsidR="00750BCC" w:rsidRPr="00B706EE">
        <w:rPr>
          <w:rFonts w:hint="eastAsia"/>
        </w:rPr>
        <w:t>HDC</w:t>
      </w:r>
      <w:r w:rsidR="00750BCC" w:rsidRPr="00B706EE">
        <w:rPr>
          <w:rFonts w:hint="eastAsia"/>
        </w:rPr>
        <w:t>制动请求。</w:t>
      </w:r>
      <w:ins w:id="278" w:author="Yang Zhen SGH CDAY223" w:date="2026-01-19T16:29:00Z" w16du:dateUtc="2026-01-19T08:29:00Z">
        <w:r w:rsidR="00666591" w:rsidRPr="00CC468F">
          <w:rPr>
            <w:rFonts w:hint="eastAsia"/>
            <w:highlight w:val="yellow"/>
            <w:rPrChange w:id="279" w:author="Yang Zhen SGH CDAY223" w:date="2026-01-19T16:29:00Z" w16du:dateUtc="2026-01-19T08:29:00Z">
              <w:rPr>
                <w:rFonts w:hint="eastAsia"/>
              </w:rPr>
            </w:rPrChange>
          </w:rPr>
          <w:t>（需要和制动供应商确认，下列信号的和是否表征驾驶员总的制动请求。）</w:t>
        </w:r>
      </w:ins>
    </w:p>
    <w:p w14:paraId="26F17065" w14:textId="7428E756" w:rsidR="00666591" w:rsidRPr="00B706EE" w:rsidRDefault="00666591" w:rsidP="000A4F01">
      <w:pPr>
        <w:pStyle w:val="affff7"/>
        <w:numPr>
          <w:ilvl w:val="0"/>
          <w:numId w:val="30"/>
        </w:numPr>
        <w:ind w:firstLineChars="0"/>
      </w:pPr>
      <w:ins w:id="280" w:author="Yang Zhen SGH CDAY223" w:date="2026-01-19T16:29:00Z" w16du:dateUtc="2026-01-19T08:29:00Z">
        <w:r>
          <w:rPr>
            <w:noProof/>
          </w:rPr>
          <w:drawing>
            <wp:inline distT="0" distB="0" distL="0" distR="0" wp14:anchorId="603FCA52" wp14:editId="708C3069">
              <wp:extent cx="6120130" cy="984885"/>
              <wp:effectExtent l="0" t="0" r="0" b="5715"/>
              <wp:docPr id="107311995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19956" name="图片 1" descr="图形用户界面, 文本, 应用程序, 电子邮件&#10;&#10;AI 生成的内容可能不正确。"/>
                      <pic:cNvPicPr/>
                    </pic:nvPicPr>
                    <pic:blipFill>
                      <a:blip r:embed="rId24"/>
                      <a:stretch>
                        <a:fillRect/>
                      </a:stretch>
                    </pic:blipFill>
                    <pic:spPr>
                      <a:xfrm>
                        <a:off x="0" y="0"/>
                        <a:ext cx="6120130" cy="984885"/>
                      </a:xfrm>
                      <a:prstGeom prst="rect">
                        <a:avLst/>
                      </a:prstGeom>
                    </pic:spPr>
                  </pic:pic>
                </a:graphicData>
              </a:graphic>
            </wp:inline>
          </w:drawing>
        </w:r>
      </w:ins>
    </w:p>
    <w:p w14:paraId="73A00382" w14:textId="57653E96" w:rsidR="00FC7C96" w:rsidRPr="00B706EE" w:rsidRDefault="0034668A" w:rsidP="00D47FE9">
      <w:pPr>
        <w:pStyle w:val="affff7"/>
        <w:numPr>
          <w:ilvl w:val="0"/>
          <w:numId w:val="30"/>
        </w:numPr>
        <w:ind w:firstLineChars="0"/>
      </w:pPr>
      <w:r w:rsidRPr="00B706EE">
        <w:rPr>
          <w:rFonts w:hint="eastAsia"/>
        </w:rPr>
        <w:t>驾驶员</w:t>
      </w:r>
      <w:r w:rsidR="004F4323" w:rsidRPr="00B706EE">
        <w:rPr>
          <w:rFonts w:hint="eastAsia"/>
        </w:rPr>
        <w:t>踩油门</w:t>
      </w:r>
      <w:r w:rsidR="00EA29E6" w:rsidRPr="00B706EE">
        <w:rPr>
          <w:rFonts w:hint="eastAsia"/>
        </w:rPr>
        <w:t>开度</w:t>
      </w:r>
      <w:r w:rsidR="00EA29E6" w:rsidRPr="00B706EE">
        <w:rPr>
          <w:rFonts w:hint="eastAsia"/>
        </w:rPr>
        <w:t>&gt; 20% (</w:t>
      </w:r>
      <w:r w:rsidR="00D120F6" w:rsidRPr="00B706EE">
        <w:rPr>
          <w:rFonts w:hint="eastAsia"/>
        </w:rPr>
        <w:t>TBD</w:t>
      </w:r>
      <w:r w:rsidR="00EA29E6" w:rsidRPr="00B706EE">
        <w:rPr>
          <w:rFonts w:hint="eastAsia"/>
        </w:rPr>
        <w:t>)</w:t>
      </w:r>
      <w:r w:rsidR="00D120F6" w:rsidRPr="00B706EE">
        <w:rPr>
          <w:rFonts w:hint="eastAsia"/>
        </w:rPr>
        <w:t>，</w:t>
      </w:r>
      <w:r w:rsidR="00D120F6" w:rsidRPr="00B706EE">
        <w:rPr>
          <w:rFonts w:hint="eastAsia"/>
        </w:rPr>
        <w:t xml:space="preserve"> </w:t>
      </w:r>
      <w:r w:rsidR="00D120F6" w:rsidRPr="00B706EE">
        <w:rPr>
          <w:rFonts w:hint="eastAsia"/>
        </w:rPr>
        <w:t>表征驾驶员想通过油门加速</w:t>
      </w:r>
      <w:r w:rsidR="00901EDE" w:rsidRPr="00B706EE">
        <w:rPr>
          <w:rFonts w:hint="eastAsia"/>
        </w:rPr>
        <w:t>退出</w:t>
      </w:r>
      <w:r w:rsidR="00901EDE" w:rsidRPr="00B706EE">
        <w:rPr>
          <w:rFonts w:hint="eastAsia"/>
        </w:rPr>
        <w:t>HDC</w:t>
      </w:r>
      <w:r w:rsidR="00D120F6" w:rsidRPr="00B706EE">
        <w:rPr>
          <w:rFonts w:hint="eastAsia"/>
        </w:rPr>
        <w:t>。</w:t>
      </w:r>
    </w:p>
    <w:p w14:paraId="39F44FF1" w14:textId="7E036C77" w:rsidR="003E5D8A" w:rsidRPr="00B706EE" w:rsidRDefault="00750BCC" w:rsidP="000A4F01">
      <w:pPr>
        <w:pStyle w:val="affff7"/>
        <w:numPr>
          <w:ilvl w:val="0"/>
          <w:numId w:val="30"/>
        </w:numPr>
        <w:ind w:firstLineChars="0"/>
      </w:pPr>
      <w:r w:rsidRPr="00B706EE">
        <w:rPr>
          <w:rFonts w:hint="eastAsia"/>
        </w:rPr>
        <w:lastRenderedPageBreak/>
        <w:t>故障降级需要立刻退出</w:t>
      </w:r>
      <w:r w:rsidRPr="00B706EE">
        <w:rPr>
          <w:rFonts w:hint="eastAsia"/>
        </w:rPr>
        <w:t>HDC</w:t>
      </w:r>
      <w:r w:rsidRPr="00B706EE">
        <w:rPr>
          <w:rFonts w:hint="eastAsia"/>
        </w:rPr>
        <w:t>控制</w:t>
      </w:r>
    </w:p>
    <w:p w14:paraId="0D29A0BB" w14:textId="1934A170" w:rsidR="00D140ED" w:rsidRPr="00B706EE" w:rsidRDefault="00750BCC" w:rsidP="00D140ED">
      <w:pPr>
        <w:pStyle w:val="affff7"/>
        <w:numPr>
          <w:ilvl w:val="0"/>
          <w:numId w:val="30"/>
        </w:numPr>
        <w:ind w:firstLineChars="0"/>
      </w:pPr>
      <w:r w:rsidRPr="00B706EE">
        <w:rPr>
          <w:rFonts w:hint="eastAsia"/>
        </w:rPr>
        <w:t>ECD</w:t>
      </w:r>
      <w:r w:rsidRPr="00B706EE">
        <w:rPr>
          <w:rFonts w:hint="eastAsia"/>
        </w:rPr>
        <w:t>功能激活</w:t>
      </w:r>
    </w:p>
    <w:p w14:paraId="1DBBDFC1" w14:textId="2CD78CC7" w:rsidR="00750BCC" w:rsidRPr="00B706EE" w:rsidRDefault="00750BCC" w:rsidP="00D140ED">
      <w:pPr>
        <w:pStyle w:val="affff7"/>
        <w:numPr>
          <w:ilvl w:val="0"/>
          <w:numId w:val="30"/>
        </w:numPr>
        <w:ind w:firstLineChars="0"/>
      </w:pPr>
      <w:r w:rsidRPr="00B706EE">
        <w:rPr>
          <w:rFonts w:hint="eastAsia"/>
        </w:rPr>
        <w:t>EPB</w:t>
      </w:r>
      <w:r w:rsidRPr="00B706EE">
        <w:rPr>
          <w:rFonts w:hint="eastAsia"/>
        </w:rPr>
        <w:t>处于关闭状态</w:t>
      </w:r>
    </w:p>
    <w:p w14:paraId="1771B788" w14:textId="45334749" w:rsidR="00750BCC" w:rsidRPr="00B706EE" w:rsidRDefault="00750BCC" w:rsidP="00D140ED">
      <w:pPr>
        <w:pStyle w:val="affff7"/>
        <w:numPr>
          <w:ilvl w:val="0"/>
          <w:numId w:val="30"/>
        </w:numPr>
        <w:ind w:firstLineChars="0"/>
      </w:pPr>
      <w:r w:rsidRPr="00B706EE">
        <w:rPr>
          <w:rFonts w:hint="eastAsia"/>
        </w:rPr>
        <w:t>HA</w:t>
      </w:r>
      <w:r w:rsidRPr="00B706EE">
        <w:rPr>
          <w:rFonts w:hint="eastAsia"/>
        </w:rPr>
        <w:t>功能请求</w:t>
      </w:r>
      <w:commentRangeStart w:id="281"/>
      <w:commentRangeStart w:id="282"/>
      <w:r w:rsidRPr="00B706EE">
        <w:rPr>
          <w:rFonts w:hint="eastAsia"/>
        </w:rPr>
        <w:t>停车</w:t>
      </w:r>
      <w:commentRangeEnd w:id="281"/>
      <w:r w:rsidR="00852B05" w:rsidRPr="00B706EE">
        <w:rPr>
          <w:rStyle w:val="affff4"/>
          <w:szCs w:val="22"/>
        </w:rPr>
        <w:commentReference w:id="281"/>
      </w:r>
      <w:commentRangeEnd w:id="282"/>
      <w:r w:rsidR="001E5103" w:rsidRPr="00B706EE">
        <w:rPr>
          <w:rStyle w:val="affff4"/>
          <w:szCs w:val="22"/>
        </w:rPr>
        <w:commentReference w:id="282"/>
      </w:r>
    </w:p>
    <w:p w14:paraId="5417B8A4" w14:textId="77777777" w:rsidR="008F163C" w:rsidRPr="008F163C" w:rsidRDefault="00750BCC" w:rsidP="000A4F01">
      <w:pPr>
        <w:pStyle w:val="affff7"/>
        <w:numPr>
          <w:ilvl w:val="0"/>
          <w:numId w:val="30"/>
        </w:numPr>
        <w:ind w:firstLineChars="0"/>
        <w:rPr>
          <w:ins w:id="283" w:author="Yang Zhen SGH CDAY223" w:date="2026-01-23T15:15:00Z" w16du:dateUtc="2026-01-23T07:15:00Z"/>
          <w:highlight w:val="yellow"/>
          <w:rPrChange w:id="284" w:author="Yang Zhen SGH CDAY223" w:date="2026-01-23T15:15:00Z" w16du:dateUtc="2026-01-23T07:15:00Z">
            <w:rPr>
              <w:ins w:id="285" w:author="Yang Zhen SGH CDAY223" w:date="2026-01-23T15:15:00Z" w16du:dateUtc="2026-01-23T07:15:00Z"/>
            </w:rPr>
          </w:rPrChange>
        </w:rPr>
      </w:pPr>
      <w:r w:rsidRPr="008F163C">
        <w:rPr>
          <w:rFonts w:hint="eastAsia"/>
          <w:highlight w:val="yellow"/>
          <w:rPrChange w:id="286" w:author="Yang Zhen SGH CDAY223" w:date="2026-01-23T15:15:00Z" w16du:dateUtc="2026-01-23T07:15:00Z">
            <w:rPr>
              <w:rFonts w:hint="eastAsia"/>
            </w:rPr>
          </w:rPrChange>
        </w:rPr>
        <w:t>车辆保持静止超过一定时间（</w:t>
      </w:r>
      <w:commentRangeStart w:id="287"/>
      <w:commentRangeStart w:id="288"/>
      <w:r w:rsidR="00727EE2" w:rsidRPr="008F163C">
        <w:rPr>
          <w:highlight w:val="yellow"/>
          <w:rPrChange w:id="289" w:author="Yang Zhen SGH CDAY223" w:date="2026-01-23T15:15:00Z" w16du:dateUtc="2026-01-23T07:15:00Z">
            <w:rPr/>
          </w:rPrChange>
        </w:rPr>
        <w:t>100ms</w:t>
      </w:r>
      <w:commentRangeEnd w:id="287"/>
      <w:r w:rsidR="00852B05" w:rsidRPr="008F163C">
        <w:rPr>
          <w:rStyle w:val="affff4"/>
          <w:szCs w:val="22"/>
          <w:highlight w:val="yellow"/>
          <w:rPrChange w:id="290" w:author="Yang Zhen SGH CDAY223" w:date="2026-01-23T15:15:00Z" w16du:dateUtc="2026-01-23T07:15:00Z">
            <w:rPr>
              <w:rStyle w:val="affff4"/>
              <w:szCs w:val="22"/>
            </w:rPr>
          </w:rPrChange>
        </w:rPr>
        <w:commentReference w:id="287"/>
      </w:r>
      <w:commentRangeEnd w:id="288"/>
      <w:r w:rsidR="00B307E1" w:rsidRPr="008F163C">
        <w:rPr>
          <w:rStyle w:val="affff4"/>
          <w:szCs w:val="22"/>
          <w:highlight w:val="yellow"/>
          <w:rPrChange w:id="291" w:author="Yang Zhen SGH CDAY223" w:date="2026-01-23T15:15:00Z" w16du:dateUtc="2026-01-23T07:15:00Z">
            <w:rPr>
              <w:rStyle w:val="affff4"/>
              <w:szCs w:val="22"/>
            </w:rPr>
          </w:rPrChange>
        </w:rPr>
        <w:commentReference w:id="288"/>
      </w:r>
      <w:r w:rsidRPr="008F163C">
        <w:rPr>
          <w:rFonts w:hint="eastAsia"/>
          <w:highlight w:val="yellow"/>
          <w:rPrChange w:id="292" w:author="Yang Zhen SGH CDAY223" w:date="2026-01-23T15:15:00Z" w16du:dateUtc="2026-01-23T07:15:00Z">
            <w:rPr>
              <w:rFonts w:hint="eastAsia"/>
            </w:rPr>
          </w:rPrChange>
        </w:rPr>
        <w:t>）</w:t>
      </w:r>
    </w:p>
    <w:p w14:paraId="4A4819F2" w14:textId="7268818B" w:rsidR="00AF3CD9" w:rsidRPr="00551C5B" w:rsidDel="00F36E64" w:rsidRDefault="00FA6B1F" w:rsidP="000A4F01">
      <w:pPr>
        <w:pStyle w:val="affff7"/>
        <w:numPr>
          <w:ilvl w:val="0"/>
          <w:numId w:val="30"/>
        </w:numPr>
        <w:ind w:firstLineChars="0"/>
        <w:rPr>
          <w:del w:id="293" w:author="Yang Zhen SGH CDAY223" w:date="2026-01-19T16:32:00Z" w16du:dateUtc="2026-01-19T08:32:00Z"/>
          <w:highlight w:val="yellow"/>
          <w:rPrChange w:id="294" w:author="Yang Zhen SGH CDAY223" w:date="2026-01-23T15:13:00Z" w16du:dateUtc="2026-01-23T07:13:00Z">
            <w:rPr>
              <w:del w:id="295" w:author="Yang Zhen SGH CDAY223" w:date="2026-01-19T16:32:00Z" w16du:dateUtc="2026-01-19T08:32:00Z"/>
            </w:rPr>
          </w:rPrChange>
        </w:rPr>
      </w:pPr>
      <w:ins w:id="296" w:author="Yang Zhen SGH CDAY223" w:date="2026-01-19T16:32:00Z" w16du:dateUtc="2026-01-19T08:32:00Z">
        <w:r w:rsidRPr="00551C5B">
          <w:rPr>
            <w:rFonts w:hint="eastAsia"/>
            <w:highlight w:val="yellow"/>
            <w:rPrChange w:id="297" w:author="Yang Zhen SGH CDAY223" w:date="2026-01-23T15:13:00Z" w16du:dateUtc="2026-01-23T07:13:00Z">
              <w:rPr>
                <w:rFonts w:hint="eastAsia"/>
              </w:rPr>
            </w:rPrChange>
          </w:rPr>
          <w:t>车速小于</w:t>
        </w:r>
      </w:ins>
      <w:ins w:id="298" w:author="Yang Zhen SGH CDAY223" w:date="2026-01-19T16:33:00Z" w16du:dateUtc="2026-01-19T08:33:00Z">
        <w:r w:rsidRPr="00551C5B">
          <w:rPr>
            <w:rFonts w:hint="eastAsia"/>
            <w:highlight w:val="yellow"/>
            <w:rPrChange w:id="299" w:author="Yang Zhen SGH CDAY223" w:date="2026-01-23T15:13:00Z" w16du:dateUtc="2026-01-23T07:13:00Z">
              <w:rPr>
                <w:rFonts w:hint="eastAsia"/>
              </w:rPr>
            </w:rPrChange>
          </w:rPr>
          <w:t>蠕行车速（</w:t>
        </w:r>
        <w:r w:rsidRPr="00551C5B">
          <w:rPr>
            <w:highlight w:val="yellow"/>
            <w:rPrChange w:id="300" w:author="Yang Zhen SGH CDAY223" w:date="2026-01-23T15:13:00Z" w16du:dateUtc="2026-01-23T07:13:00Z">
              <w:rPr/>
            </w:rPrChange>
          </w:rPr>
          <w:t>TBD</w:t>
        </w:r>
        <w:r w:rsidRPr="00551C5B">
          <w:rPr>
            <w:rFonts w:hint="eastAsia"/>
            <w:highlight w:val="yellow"/>
            <w:rPrChange w:id="301" w:author="Yang Zhen SGH CDAY223" w:date="2026-01-23T15:13:00Z" w16du:dateUtc="2026-01-23T07:13:00Z">
              <w:rPr>
                <w:rFonts w:hint="eastAsia"/>
              </w:rPr>
            </w:rPrChange>
          </w:rPr>
          <w:t>）</w:t>
        </w:r>
      </w:ins>
      <w:ins w:id="302" w:author="Yang Zhen SGH CDAY223" w:date="2026-01-23T15:15:00Z" w16du:dateUtc="2026-01-23T07:15:00Z">
        <w:r w:rsidR="008F163C">
          <w:rPr>
            <w:rFonts w:hint="eastAsia"/>
            <w:highlight w:val="yellow"/>
          </w:rPr>
          <w:t>目前看起来</w:t>
        </w:r>
        <w:r w:rsidR="00B8496E">
          <w:rPr>
            <w:rFonts w:hint="eastAsia"/>
            <w:highlight w:val="yellow"/>
          </w:rPr>
          <w:t>没有交集，蠕行模式会在下坡时产生驱动扭矩吗？</w:t>
        </w:r>
      </w:ins>
      <w:ins w:id="303" w:author="Yang Zhen SGH CDAY223" w:date="2026-01-23T15:16:00Z" w16du:dateUtc="2026-01-23T07:16:00Z">
        <w:r w:rsidR="00EC39B0">
          <w:rPr>
            <w:rFonts w:hint="eastAsia"/>
            <w:highlight w:val="yellow"/>
          </w:rPr>
          <w:t>如果有需求，可以选择禁用一方，看</w:t>
        </w:r>
        <w:r w:rsidR="00B46B25">
          <w:rPr>
            <w:rFonts w:hint="eastAsia"/>
            <w:highlight w:val="yellow"/>
          </w:rPr>
          <w:t>SGMW</w:t>
        </w:r>
        <w:r w:rsidR="00B46B25">
          <w:rPr>
            <w:rFonts w:hint="eastAsia"/>
            <w:highlight w:val="yellow"/>
          </w:rPr>
          <w:t>需求的优先级。</w:t>
        </w:r>
      </w:ins>
      <w:ins w:id="304" w:author="Yang Zhen SGH CDAY223" w:date="2026-01-23T15:17:00Z" w16du:dateUtc="2026-01-23T07:17:00Z">
        <w:r w:rsidR="00106E93">
          <w:rPr>
            <w:rFonts w:hint="eastAsia"/>
            <w:highlight w:val="yellow"/>
          </w:rPr>
          <w:t>如果需要蠕行</w:t>
        </w:r>
      </w:ins>
      <w:ins w:id="305" w:author="Yang Zhen SGH CDAY223" w:date="2026-01-23T15:18:00Z" w16du:dateUtc="2026-01-23T07:18:00Z">
        <w:r w:rsidR="00674800">
          <w:rPr>
            <w:rFonts w:hint="eastAsia"/>
            <w:highlight w:val="yellow"/>
          </w:rPr>
          <w:t>优先级高于</w:t>
        </w:r>
        <w:r w:rsidR="00674800">
          <w:rPr>
            <w:rFonts w:hint="eastAsia"/>
            <w:highlight w:val="yellow"/>
          </w:rPr>
          <w:t>HDC</w:t>
        </w:r>
        <w:r w:rsidR="00674800">
          <w:rPr>
            <w:rFonts w:hint="eastAsia"/>
            <w:highlight w:val="yellow"/>
          </w:rPr>
          <w:t>，</w:t>
        </w:r>
        <w:r w:rsidR="00674800">
          <w:rPr>
            <w:rFonts w:hint="eastAsia"/>
            <w:highlight w:val="yellow"/>
          </w:rPr>
          <w:t>HDC</w:t>
        </w:r>
        <w:r w:rsidR="00674800">
          <w:rPr>
            <w:rFonts w:hint="eastAsia"/>
            <w:highlight w:val="yellow"/>
          </w:rPr>
          <w:t>可以收蠕行激活状态，用来退出</w:t>
        </w:r>
        <w:r w:rsidR="00275530">
          <w:rPr>
            <w:rFonts w:hint="eastAsia"/>
            <w:highlight w:val="yellow"/>
          </w:rPr>
          <w:t>HDC</w:t>
        </w:r>
        <w:r w:rsidR="00275530">
          <w:rPr>
            <w:rFonts w:hint="eastAsia"/>
            <w:highlight w:val="yellow"/>
          </w:rPr>
          <w:t>控制，反之由</w:t>
        </w:r>
        <w:r w:rsidR="00275530">
          <w:rPr>
            <w:rFonts w:hint="eastAsia"/>
            <w:highlight w:val="yellow"/>
          </w:rPr>
          <w:t>VCU</w:t>
        </w:r>
        <w:r w:rsidR="00275530">
          <w:rPr>
            <w:rFonts w:hint="eastAsia"/>
            <w:highlight w:val="yellow"/>
          </w:rPr>
          <w:t>收</w:t>
        </w:r>
      </w:ins>
      <w:ins w:id="306" w:author="Yang Zhen SGH CDAY223" w:date="2026-01-23T15:19:00Z" w16du:dateUtc="2026-01-23T07:19:00Z">
        <w:r w:rsidR="00275530">
          <w:rPr>
            <w:rFonts w:hint="eastAsia"/>
            <w:highlight w:val="yellow"/>
          </w:rPr>
          <w:t>HDC</w:t>
        </w:r>
        <w:r w:rsidR="00275530">
          <w:rPr>
            <w:rFonts w:hint="eastAsia"/>
            <w:highlight w:val="yellow"/>
          </w:rPr>
          <w:t>工作状态抑制蠕行。</w:t>
        </w:r>
      </w:ins>
    </w:p>
    <w:p w14:paraId="7A8B36CD" w14:textId="77777777" w:rsidR="00F36E64" w:rsidRDefault="00F36E64">
      <w:pPr>
        <w:pStyle w:val="affff7"/>
        <w:numPr>
          <w:ilvl w:val="0"/>
          <w:numId w:val="30"/>
        </w:numPr>
        <w:ind w:firstLineChars="0" w:firstLine="0"/>
        <w:rPr>
          <w:ins w:id="307" w:author="Yang Zhen SGH CDAY223" w:date="2026-01-19T16:32:00Z" w16du:dateUtc="2026-01-19T08:32:00Z"/>
        </w:rPr>
        <w:pPrChange w:id="308" w:author="Yang Zhen SGH CDAY223" w:date="2026-01-23T15:15:00Z" w16du:dateUtc="2026-01-23T07:15:00Z">
          <w:pPr>
            <w:pStyle w:val="affff7"/>
            <w:numPr>
              <w:numId w:val="30"/>
            </w:numPr>
            <w:ind w:left="1070" w:firstLineChars="0" w:hanging="440"/>
          </w:pPr>
        </w:pPrChange>
      </w:pPr>
    </w:p>
    <w:p w14:paraId="7FFFFE02" w14:textId="5A834F6F" w:rsidR="005F6C1B" w:rsidRPr="00B706EE" w:rsidRDefault="005F6C1B" w:rsidP="000A4F01">
      <w:pPr>
        <w:pStyle w:val="affff7"/>
        <w:numPr>
          <w:ilvl w:val="0"/>
          <w:numId w:val="30"/>
        </w:numPr>
        <w:ind w:firstLineChars="0"/>
      </w:pPr>
      <w:r w:rsidRPr="00B706EE">
        <w:rPr>
          <w:rFonts w:hint="eastAsia"/>
        </w:rPr>
        <w:t xml:space="preserve">ADAS </w:t>
      </w:r>
      <w:r w:rsidRPr="00B706EE">
        <w:rPr>
          <w:rFonts w:hint="eastAsia"/>
        </w:rPr>
        <w:t>功能</w:t>
      </w:r>
      <w:commentRangeStart w:id="309"/>
      <w:commentRangeStart w:id="310"/>
      <w:r w:rsidRPr="00B706EE">
        <w:rPr>
          <w:rFonts w:hint="eastAsia"/>
        </w:rPr>
        <w:t>激活</w:t>
      </w:r>
      <w:commentRangeEnd w:id="309"/>
      <w:r w:rsidR="009035E4" w:rsidRPr="00B706EE">
        <w:rPr>
          <w:rStyle w:val="affff4"/>
          <w:szCs w:val="22"/>
        </w:rPr>
        <w:commentReference w:id="309"/>
      </w:r>
      <w:commentRangeEnd w:id="310"/>
      <w:r w:rsidR="00077A98" w:rsidRPr="00B706EE">
        <w:rPr>
          <w:rStyle w:val="affff4"/>
          <w:szCs w:val="22"/>
        </w:rPr>
        <w:commentReference w:id="310"/>
      </w:r>
    </w:p>
    <w:p w14:paraId="52E9E550" w14:textId="77777777" w:rsidR="005C24F4" w:rsidRDefault="005C24F4" w:rsidP="0094318D">
      <w:pPr>
        <w:pStyle w:val="affff7"/>
        <w:ind w:left="1070" w:firstLineChars="0" w:firstLine="0"/>
      </w:pP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2"/>
        <w:spacing w:line="360" w:lineRule="auto"/>
      </w:pPr>
      <w:bookmarkStart w:id="311" w:name="_Toc207715821"/>
      <w:r w:rsidRPr="00E973B9">
        <w:rPr>
          <w:rFonts w:hint="eastAsia"/>
        </w:rPr>
        <w:t>控制</w:t>
      </w:r>
      <w:bookmarkEnd w:id="311"/>
      <w:r w:rsidR="00311054">
        <w:rPr>
          <w:rFonts w:hint="eastAsia"/>
        </w:rPr>
        <w:t>执行器</w:t>
      </w:r>
    </w:p>
    <w:p w14:paraId="0F7B056A" w14:textId="63F91EC4" w:rsidR="001F4B1F" w:rsidRPr="00C33269" w:rsidRDefault="006A3436" w:rsidP="001F4B1F">
      <w:pPr>
        <w:ind w:firstLineChars="0" w:firstLine="420"/>
        <w:rPr>
          <w:rFonts w:ascii="DengXian" w:eastAsia="DengXian" w:hAnsi="DengXian" w:hint="eastAsia"/>
          <w14:ligatures w14:val="standardContextual"/>
        </w:rPr>
      </w:pPr>
      <w:r>
        <w:rPr>
          <w:rFonts w:hint="eastAsia"/>
        </w:rPr>
        <w:t>HDC</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7404CEB4" w:rsidR="001F4B1F" w:rsidRPr="006D2756" w:rsidRDefault="00F55EB9" w:rsidP="00B226F4">
      <w:pPr>
        <w:pStyle w:val="3"/>
      </w:pPr>
      <w:r w:rsidRPr="006D2756">
        <w:rPr>
          <w:rFonts w:hint="eastAsia"/>
        </w:rPr>
        <w:t>驱动系统执行器</w:t>
      </w:r>
      <w:r w:rsidR="00E37F82" w:rsidRPr="006D2756">
        <w:rPr>
          <w:rFonts w:hint="eastAsia"/>
        </w:rPr>
        <w:t xml:space="preserve"> </w:t>
      </w:r>
      <w:r w:rsidR="00DD4BC4">
        <w:rPr>
          <w:rFonts w:hint="eastAsia"/>
        </w:rPr>
        <w:t>可选</w:t>
      </w:r>
      <w:r w:rsidRPr="006D2756">
        <w:rPr>
          <w:rFonts w:hint="eastAsia"/>
        </w:rPr>
        <w:t>（</w:t>
      </w:r>
      <w:r w:rsidR="0065791D" w:rsidRPr="006D2756">
        <w:rPr>
          <w:rFonts w:hint="eastAsia"/>
        </w:rPr>
        <w:t>电制动</w:t>
      </w:r>
      <w:commentRangeStart w:id="312"/>
      <w:commentRangeStart w:id="313"/>
      <w:r w:rsidR="0065791D" w:rsidRPr="006D2756">
        <w:rPr>
          <w:rFonts w:hint="eastAsia"/>
        </w:rPr>
        <w:t>控制</w:t>
      </w:r>
      <w:commentRangeEnd w:id="312"/>
      <w:r w:rsidR="00641422" w:rsidRPr="006D2756">
        <w:rPr>
          <w:rStyle w:val="affff4"/>
          <w:sz w:val="28"/>
          <w:szCs w:val="32"/>
        </w:rPr>
        <w:commentReference w:id="312"/>
      </w:r>
      <w:commentRangeEnd w:id="313"/>
      <w:r w:rsidR="00C65B67" w:rsidRPr="006D2756">
        <w:rPr>
          <w:rStyle w:val="affff4"/>
          <w:sz w:val="28"/>
          <w:szCs w:val="32"/>
        </w:rPr>
        <w:commentReference w:id="313"/>
      </w:r>
      <w:r w:rsidRPr="006D2756">
        <w:rPr>
          <w:rFonts w:hint="eastAsia"/>
        </w:rPr>
        <w:t>）</w:t>
      </w:r>
    </w:p>
    <w:p w14:paraId="54F83452" w14:textId="2D8C9F62" w:rsidR="0045041F" w:rsidRPr="006D2756" w:rsidRDefault="00B226F4" w:rsidP="00B226F4">
      <w:pPr>
        <w:ind w:firstLine="420"/>
        <w:rPr>
          <w:color w:val="0000FF"/>
        </w:rPr>
      </w:pPr>
      <w:r w:rsidRPr="006D2756">
        <w:rPr>
          <w:rFonts w:hint="eastAsia"/>
          <w:lang w:val="zh-CN"/>
        </w:rPr>
        <w:t>轴间四驱：</w:t>
      </w:r>
      <w:r w:rsidR="003B56A4">
        <w:rPr>
          <w:rFonts w:hint="eastAsia"/>
          <w:lang w:val="zh-CN"/>
        </w:rPr>
        <w:t>HDC</w:t>
      </w:r>
      <w:r w:rsidR="00452971" w:rsidRPr="006D2756">
        <w:rPr>
          <w:rFonts w:hint="eastAsia"/>
          <w:lang w:val="zh-CN"/>
        </w:rPr>
        <w:t>功能请求前后</w:t>
      </w:r>
      <w:r w:rsidR="00427201" w:rsidRPr="006D2756">
        <w:rPr>
          <w:rFonts w:hint="eastAsia"/>
          <w:lang w:val="zh-CN"/>
        </w:rPr>
        <w:t>轴</w:t>
      </w:r>
      <w:r w:rsidR="000470F9" w:rsidRPr="006D2756">
        <w:rPr>
          <w:rFonts w:hint="eastAsia"/>
          <w:lang w:val="zh-CN"/>
        </w:rPr>
        <w:t>的</w:t>
      </w:r>
      <w:r w:rsidR="00452971" w:rsidRPr="006D2756">
        <w:rPr>
          <w:rFonts w:hint="eastAsia"/>
          <w:lang w:val="zh-CN"/>
        </w:rPr>
        <w:t>电制动扭矩</w:t>
      </w:r>
      <w:r w:rsidR="0076026E" w:rsidRPr="006D2756">
        <w:rPr>
          <w:rFonts w:hint="eastAsia"/>
          <w:lang w:val="zh-CN"/>
        </w:rPr>
        <w:t>给</w:t>
      </w:r>
      <w:r w:rsidR="0076026E" w:rsidRPr="006D2756">
        <w:rPr>
          <w:rFonts w:hint="eastAsia"/>
          <w:lang w:val="zh-CN"/>
        </w:rPr>
        <w:t>VCU</w:t>
      </w:r>
      <w:r w:rsidRPr="006D2756">
        <w:rPr>
          <w:lang w:val="zh-CN"/>
        </w:rPr>
        <w:t>.</w:t>
      </w:r>
      <w:r w:rsidR="00CD18AB" w:rsidRPr="006D2756">
        <w:rPr>
          <w:rFonts w:hint="eastAsia"/>
          <w:lang w:val="zh-CN"/>
        </w:rPr>
        <w:t xml:space="preserve"> </w:t>
      </w:r>
      <w:r w:rsidR="00CD18AB" w:rsidRPr="006D2756">
        <w:rPr>
          <w:color w:val="0000FF"/>
        </w:rPr>
        <w:tab/>
      </w:r>
    </w:p>
    <w:p w14:paraId="51FA2496" w14:textId="1F48886C" w:rsidR="00717B37" w:rsidRDefault="00717B37" w:rsidP="0019304F">
      <w:pPr>
        <w:pStyle w:val="affff7"/>
        <w:numPr>
          <w:ilvl w:val="3"/>
          <w:numId w:val="15"/>
        </w:numPr>
        <w:ind w:firstLineChars="0"/>
        <w:rPr>
          <w:color w:val="0000FF"/>
        </w:rPr>
      </w:pPr>
      <w:r>
        <w:rPr>
          <w:rFonts w:hint="eastAsia"/>
          <w:color w:val="0000FF"/>
        </w:rPr>
        <w:t>驱动请求总</w:t>
      </w:r>
      <w:r w:rsidRPr="006D2756">
        <w:rPr>
          <w:rFonts w:hint="eastAsia"/>
          <w:color w:val="0000FF"/>
        </w:rPr>
        <w:t>激活请求</w:t>
      </w:r>
      <w:r w:rsidRPr="00717B37">
        <w:rPr>
          <w:color w:val="0000FF"/>
        </w:rPr>
        <w:t>VmcDrvTrqCtrlActRqst</w:t>
      </w:r>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3E4A9439" w14:textId="74288819" w:rsidR="0019304F" w:rsidRPr="006D2756" w:rsidRDefault="007E4A3D" w:rsidP="0019304F">
      <w:pPr>
        <w:pStyle w:val="affff7"/>
        <w:numPr>
          <w:ilvl w:val="3"/>
          <w:numId w:val="15"/>
        </w:numPr>
        <w:ind w:firstLineChars="0"/>
        <w:rPr>
          <w:color w:val="0000FF"/>
        </w:rPr>
      </w:pPr>
      <w:r w:rsidRPr="006D2756">
        <w:rPr>
          <w:rFonts w:hint="eastAsia"/>
          <w:color w:val="0000FF"/>
        </w:rPr>
        <w:t>电制动扭矩</w:t>
      </w:r>
      <w:r w:rsidR="0019304F" w:rsidRPr="006D2756">
        <w:rPr>
          <w:rFonts w:hint="eastAsia"/>
          <w:color w:val="0000FF"/>
        </w:rPr>
        <w:t>激活请求</w:t>
      </w:r>
      <w:r w:rsidRPr="006D2756">
        <w:rPr>
          <w:color w:val="0000FF"/>
        </w:rPr>
        <w:t>TotTarRegTrqCotrlRqst</w:t>
      </w:r>
      <w:r w:rsidR="0019304F" w:rsidRPr="006D2756">
        <w:rPr>
          <w:rFonts w:hint="eastAsia"/>
          <w:color w:val="0000FF"/>
        </w:rPr>
        <w:t xml:space="preserve"> =0x01</w:t>
      </w:r>
      <w:r w:rsidR="0019304F" w:rsidRPr="006D2756">
        <w:rPr>
          <w:rFonts w:hint="eastAsia"/>
          <w:color w:val="0000FF"/>
        </w:rPr>
        <w:t>（</w:t>
      </w:r>
      <w:r w:rsidR="0019304F" w:rsidRPr="006D2756">
        <w:rPr>
          <w:rFonts w:hint="eastAsia"/>
          <w:color w:val="0000FF"/>
        </w:rPr>
        <w:t>Request</w:t>
      </w:r>
      <w:r w:rsidR="0019304F" w:rsidRPr="006D2756">
        <w:rPr>
          <w:rFonts w:hint="eastAsia"/>
          <w:color w:val="0000FF"/>
        </w:rPr>
        <w:t>请求）</w:t>
      </w:r>
    </w:p>
    <w:p w14:paraId="3C54C7AC" w14:textId="1A0CD4E2" w:rsidR="0045041F" w:rsidRPr="006D2756" w:rsidRDefault="00CD18AB" w:rsidP="0019304F">
      <w:pPr>
        <w:pStyle w:val="affff7"/>
        <w:numPr>
          <w:ilvl w:val="3"/>
          <w:numId w:val="15"/>
        </w:numPr>
        <w:ind w:firstLineChars="0"/>
        <w:rPr>
          <w:lang w:val="zh-CN"/>
        </w:rPr>
      </w:pPr>
      <w:r w:rsidRPr="006D2756">
        <w:rPr>
          <w:rFonts w:hint="eastAsia"/>
          <w:color w:val="0000FF"/>
        </w:rPr>
        <w:t>Tar</w:t>
      </w:r>
      <w:r w:rsidR="00F81E98" w:rsidRPr="006D2756">
        <w:rPr>
          <w:rFonts w:hint="eastAsia"/>
          <w:color w:val="0000FF"/>
        </w:rPr>
        <w:t>RegTrqFront/ TarRegTrqRear</w:t>
      </w:r>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2F51E587" w:rsidR="00B226F4" w:rsidRPr="006D2756" w:rsidRDefault="00B226F4" w:rsidP="00B226F4">
      <w:pPr>
        <w:ind w:firstLine="420"/>
        <w:rPr>
          <w:lang w:val="zh-CN"/>
        </w:rPr>
      </w:pPr>
      <w:r w:rsidRPr="006D2756">
        <w:rPr>
          <w:rFonts w:hint="eastAsia"/>
          <w:lang w:val="zh-CN"/>
        </w:rPr>
        <w:t>分布式四驱：</w:t>
      </w:r>
      <w:r w:rsidR="003A795D">
        <w:rPr>
          <w:rFonts w:hint="eastAsia"/>
          <w:lang w:val="zh-CN"/>
        </w:rPr>
        <w:t>HDC</w:t>
      </w:r>
      <w:r w:rsidR="009108CD" w:rsidRPr="006D2756">
        <w:rPr>
          <w:rFonts w:hint="eastAsia"/>
          <w:lang w:val="zh-CN"/>
        </w:rPr>
        <w:t>功能只请求前后轴的电制动扭矩给</w:t>
      </w:r>
      <w:r w:rsidR="009108CD" w:rsidRPr="006D2756">
        <w:rPr>
          <w:rFonts w:hint="eastAsia"/>
          <w:lang w:val="zh-CN"/>
        </w:rPr>
        <w:t>VCU</w:t>
      </w:r>
      <w:r w:rsidR="009108CD" w:rsidRPr="006D2756">
        <w:rPr>
          <w:rFonts w:hint="eastAsia"/>
          <w:lang w:val="zh-CN"/>
        </w:rPr>
        <w:t>，</w:t>
      </w:r>
      <w:r w:rsidR="009108CD" w:rsidRPr="006D2756">
        <w:rPr>
          <w:rFonts w:hint="eastAsia"/>
          <w:lang w:val="zh-CN"/>
        </w:rPr>
        <w:t>VCU</w:t>
      </w:r>
      <w:r w:rsidR="009108CD" w:rsidRPr="006D2756">
        <w:rPr>
          <w:rFonts w:hint="eastAsia"/>
          <w:lang w:val="zh-CN"/>
        </w:rPr>
        <w:t>再</w:t>
      </w:r>
      <w:r w:rsidR="004B6F01" w:rsidRPr="006D2756">
        <w:rPr>
          <w:rFonts w:hint="eastAsia"/>
          <w:lang w:val="zh-CN"/>
        </w:rPr>
        <w:t>平均分配给</w:t>
      </w:r>
      <w:r w:rsidR="004B6F01" w:rsidRPr="006D2756">
        <w:rPr>
          <w:rFonts w:hint="eastAsia"/>
          <w:lang w:val="zh-CN"/>
        </w:rPr>
        <w:t>MCU</w:t>
      </w:r>
      <w:r w:rsidR="004B6F01" w:rsidRPr="006D2756">
        <w:rPr>
          <w:rFonts w:hint="eastAsia"/>
          <w:lang w:val="zh-CN"/>
        </w:rPr>
        <w:t>。</w:t>
      </w:r>
    </w:p>
    <w:p w14:paraId="1BE6302B" w14:textId="77777777" w:rsidR="00717B37" w:rsidRDefault="00717B37" w:rsidP="00717B37">
      <w:pPr>
        <w:pStyle w:val="affff7"/>
        <w:numPr>
          <w:ilvl w:val="3"/>
          <w:numId w:val="15"/>
        </w:numPr>
        <w:ind w:firstLineChars="0"/>
        <w:rPr>
          <w:color w:val="0000FF"/>
        </w:rPr>
      </w:pPr>
      <w:r>
        <w:rPr>
          <w:rFonts w:hint="eastAsia"/>
          <w:color w:val="0000FF"/>
        </w:rPr>
        <w:t>驱动请求总</w:t>
      </w:r>
      <w:r w:rsidRPr="006D2756">
        <w:rPr>
          <w:rFonts w:hint="eastAsia"/>
          <w:color w:val="0000FF"/>
        </w:rPr>
        <w:t>激活请求</w:t>
      </w:r>
      <w:r w:rsidRPr="00717B37">
        <w:rPr>
          <w:color w:val="0000FF"/>
        </w:rPr>
        <w:t>VmcDrvTrqCtrlActRqst</w:t>
      </w:r>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68D2B251" w14:textId="77777777" w:rsidR="00717B37" w:rsidRPr="006D2756" w:rsidRDefault="00717B37" w:rsidP="00717B37">
      <w:pPr>
        <w:pStyle w:val="affff7"/>
        <w:numPr>
          <w:ilvl w:val="3"/>
          <w:numId w:val="15"/>
        </w:numPr>
        <w:ind w:firstLineChars="0"/>
        <w:rPr>
          <w:color w:val="0000FF"/>
        </w:rPr>
      </w:pPr>
      <w:r w:rsidRPr="006D2756">
        <w:rPr>
          <w:rFonts w:hint="eastAsia"/>
          <w:color w:val="0000FF"/>
        </w:rPr>
        <w:t>电制动扭矩激活请求</w:t>
      </w:r>
      <w:r w:rsidRPr="006D2756">
        <w:rPr>
          <w:color w:val="0000FF"/>
        </w:rPr>
        <w:t>TotTarRegTrqCotrlRqst</w:t>
      </w:r>
      <w:r w:rsidRPr="006D2756">
        <w:rPr>
          <w:rFonts w:hint="eastAsia"/>
          <w:color w:val="0000FF"/>
        </w:rPr>
        <w:t xml:space="preserve"> =0x01</w:t>
      </w:r>
      <w:r w:rsidRPr="006D2756">
        <w:rPr>
          <w:rFonts w:hint="eastAsia"/>
          <w:color w:val="0000FF"/>
        </w:rPr>
        <w:t>（</w:t>
      </w:r>
      <w:r w:rsidRPr="006D2756">
        <w:rPr>
          <w:rFonts w:hint="eastAsia"/>
          <w:color w:val="0000FF"/>
        </w:rPr>
        <w:t>Request</w:t>
      </w:r>
      <w:r w:rsidRPr="006D2756">
        <w:rPr>
          <w:rFonts w:hint="eastAsia"/>
          <w:color w:val="0000FF"/>
        </w:rPr>
        <w:t>请求）</w:t>
      </w:r>
    </w:p>
    <w:p w14:paraId="760FBF50" w14:textId="77777777" w:rsidR="00717B37" w:rsidRPr="006D2756" w:rsidRDefault="00717B37" w:rsidP="00717B37">
      <w:pPr>
        <w:pStyle w:val="affff7"/>
        <w:numPr>
          <w:ilvl w:val="3"/>
          <w:numId w:val="15"/>
        </w:numPr>
        <w:ind w:firstLineChars="0"/>
        <w:rPr>
          <w:lang w:val="zh-CN"/>
        </w:rPr>
      </w:pPr>
      <w:r w:rsidRPr="006D2756">
        <w:rPr>
          <w:rFonts w:hint="eastAsia"/>
          <w:color w:val="0000FF"/>
        </w:rPr>
        <w:t>TarRegTrqFront/ TarRegTrqRear</w:t>
      </w:r>
    </w:p>
    <w:p w14:paraId="42CB432E" w14:textId="63921B68" w:rsidR="00E00E36" w:rsidRPr="006D2756" w:rsidRDefault="00F35DDA" w:rsidP="00B226F4">
      <w:pPr>
        <w:ind w:firstLine="420"/>
        <w:rPr>
          <w:lang w:val="zh-CN"/>
        </w:rPr>
      </w:pPr>
      <w:r>
        <w:rPr>
          <w:rFonts w:hint="eastAsia"/>
          <w:lang w:val="zh-CN"/>
        </w:rPr>
        <w:t xml:space="preserve">VCU </w:t>
      </w:r>
      <w:r>
        <w:rPr>
          <w:rFonts w:hint="eastAsia"/>
          <w:lang w:val="zh-CN"/>
        </w:rPr>
        <w:t>需要统一通过</w:t>
      </w:r>
      <w:r w:rsidRPr="00B661F2">
        <w:rPr>
          <w:color w:val="0000FF"/>
        </w:rPr>
        <w:t>DrvActrStsFb</w:t>
      </w:r>
      <w:r w:rsidRPr="00B661F2">
        <w:rPr>
          <w:rFonts w:hint="eastAsia"/>
          <w:color w:val="0000FF"/>
        </w:rPr>
        <w:t xml:space="preserve"> </w:t>
      </w:r>
      <w:r>
        <w:rPr>
          <w:rFonts w:ascii="Arial" w:eastAsiaTheme="minorEastAsia" w:hAnsi="Arial" w:cs="Arial" w:hint="eastAsia"/>
          <w:sz w:val="16"/>
          <w:szCs w:val="16"/>
        </w:rPr>
        <w:t>反馈</w:t>
      </w:r>
      <w:r w:rsidR="00B661F2">
        <w:rPr>
          <w:rFonts w:ascii="Arial" w:eastAsiaTheme="minorEastAsia" w:hAnsi="Arial" w:cs="Arial" w:hint="eastAsia"/>
          <w:sz w:val="16"/>
          <w:szCs w:val="16"/>
        </w:rPr>
        <w:t>控制状态。</w:t>
      </w:r>
    </w:p>
    <w:p w14:paraId="1DA3160B" w14:textId="77777777" w:rsidR="005A4CC0" w:rsidRPr="006D2756" w:rsidRDefault="005A4CC0" w:rsidP="005A4CC0">
      <w:pPr>
        <w:pStyle w:val="4"/>
      </w:pPr>
      <w:r w:rsidRPr="006D2756">
        <w:rPr>
          <w:rFonts w:hint="eastAsia"/>
        </w:rPr>
        <w:t>边界定义</w:t>
      </w:r>
    </w:p>
    <w:p w14:paraId="0F9E32EC" w14:textId="480F20F3" w:rsidR="00EE68FE" w:rsidRDefault="00B5575B" w:rsidP="00901EDE">
      <w:pPr>
        <w:ind w:firstLine="420"/>
        <w:rPr>
          <w:lang w:val="zh-CN"/>
        </w:rPr>
      </w:pPr>
      <w:r>
        <w:rPr>
          <w:rFonts w:hint="eastAsia"/>
          <w:lang w:val="zh-CN"/>
        </w:rPr>
        <w:t>HDC</w:t>
      </w:r>
      <w:r>
        <w:rPr>
          <w:rFonts w:hint="eastAsia"/>
          <w:lang w:val="zh-CN"/>
        </w:rPr>
        <w:t>功能处于激活状态，</w:t>
      </w:r>
      <w:r>
        <w:rPr>
          <w:rFonts w:hint="eastAsia"/>
          <w:lang w:val="zh-CN"/>
        </w:rPr>
        <w:t>VCU</w:t>
      </w:r>
      <w:r>
        <w:rPr>
          <w:rFonts w:hint="eastAsia"/>
          <w:lang w:val="zh-CN"/>
        </w:rPr>
        <w:t>和</w:t>
      </w:r>
      <w:r>
        <w:rPr>
          <w:rFonts w:hint="eastAsia"/>
          <w:lang w:val="zh-CN"/>
        </w:rPr>
        <w:t>VMC</w:t>
      </w:r>
      <w:r>
        <w:rPr>
          <w:rFonts w:hint="eastAsia"/>
          <w:lang w:val="zh-CN"/>
        </w:rPr>
        <w:t>的电制动请求需要保持握手</w:t>
      </w:r>
      <w:ins w:id="314" w:author="Yang Zhen SGH CDAY223" w:date="2026-01-19T16:36:00Z" w16du:dateUtc="2026-01-19T08:36:00Z">
        <w:r w:rsidR="00D921CA">
          <w:rPr>
            <w:rFonts w:hint="eastAsia"/>
            <w:lang w:val="zh-CN"/>
          </w:rPr>
          <w:t>（发送</w:t>
        </w:r>
        <w:r w:rsidR="00D921CA">
          <w:rPr>
            <w:rFonts w:hint="eastAsia"/>
            <w:lang w:val="zh-CN"/>
          </w:rPr>
          <w:t xml:space="preserve"> </w:t>
        </w:r>
        <w:r w:rsidR="007D4464">
          <w:rPr>
            <w:rFonts w:hint="eastAsia"/>
            <w:lang w:val="zh-CN"/>
          </w:rPr>
          <w:t>Request</w:t>
        </w:r>
        <w:r w:rsidR="00D921CA">
          <w:rPr>
            <w:rFonts w:hint="eastAsia"/>
            <w:lang w:val="zh-CN"/>
          </w:rPr>
          <w:t>）</w:t>
        </w:r>
      </w:ins>
      <w:r>
        <w:rPr>
          <w:rFonts w:hint="eastAsia"/>
          <w:lang w:val="zh-CN"/>
        </w:rPr>
        <w:t>，</w:t>
      </w:r>
      <w:ins w:id="315" w:author="Yang Zhen SGH CDAY223" w:date="2026-01-19T16:36:00Z" w16du:dateUtc="2026-01-19T08:36:00Z">
        <w:r w:rsidR="00D921CA" w:rsidDel="00D921CA">
          <w:rPr>
            <w:rFonts w:hint="eastAsia"/>
            <w:lang w:val="zh-CN"/>
          </w:rPr>
          <w:t xml:space="preserve"> </w:t>
        </w:r>
      </w:ins>
      <w:del w:id="316" w:author="Yang Zhen SGH CDAY223" w:date="2026-01-19T16:36:00Z" w16du:dateUtc="2026-01-19T08:36:00Z">
        <w:r w:rsidDel="00D921CA">
          <w:rPr>
            <w:rFonts w:hint="eastAsia"/>
            <w:lang w:val="zh-CN"/>
          </w:rPr>
          <w:delText>但是</w:delText>
        </w:r>
        <w:r w:rsidR="004651C7" w:rsidDel="00D921CA">
          <w:rPr>
            <w:rFonts w:hint="eastAsia"/>
            <w:lang w:val="zh-CN"/>
          </w:rPr>
          <w:delText>DTC</w:delText>
        </w:r>
        <w:r w:rsidR="000827F8" w:rsidDel="00D921CA">
          <w:rPr>
            <w:rFonts w:hint="eastAsia"/>
            <w:lang w:val="zh-CN"/>
          </w:rPr>
          <w:delText>激活时，</w:delText>
        </w:r>
        <w:r w:rsidR="000827F8" w:rsidDel="00D921CA">
          <w:rPr>
            <w:rFonts w:hint="eastAsia"/>
            <w:lang w:val="zh-CN"/>
          </w:rPr>
          <w:delText>HDC</w:delText>
        </w:r>
        <w:r w:rsidR="000827F8" w:rsidDel="00D921CA">
          <w:rPr>
            <w:rFonts w:hint="eastAsia"/>
            <w:lang w:val="zh-CN"/>
          </w:rPr>
          <w:delText>请求的电制动值会被</w:delText>
        </w:r>
        <w:r w:rsidR="000827F8" w:rsidDel="00D921CA">
          <w:rPr>
            <w:rFonts w:hint="eastAsia"/>
            <w:lang w:val="zh-CN"/>
          </w:rPr>
          <w:delText>DTC</w:delText>
        </w:r>
        <w:r w:rsidR="000827F8" w:rsidDel="00D921CA">
          <w:rPr>
            <w:rFonts w:hint="eastAsia"/>
            <w:lang w:val="zh-CN"/>
          </w:rPr>
          <w:delText>的</w:delText>
        </w:r>
        <w:r w:rsidR="003B7018" w:rsidDel="00D921CA">
          <w:rPr>
            <w:rFonts w:hint="eastAsia"/>
            <w:lang w:val="zh-CN"/>
          </w:rPr>
          <w:delText>限扭值</w:delText>
        </w:r>
        <w:r w:rsidR="003B7018" w:rsidDel="00D921CA">
          <w:rPr>
            <w:rFonts w:hint="eastAsia"/>
            <w:lang w:val="zh-CN"/>
          </w:rPr>
          <w:delText>override</w:delText>
        </w:r>
        <w:r w:rsidR="003B7018" w:rsidDel="00D921CA">
          <w:rPr>
            <w:rFonts w:hint="eastAsia"/>
            <w:lang w:val="zh-CN"/>
          </w:rPr>
          <w:delText>，</w:delText>
        </w:r>
        <w:r w:rsidR="00F003B7" w:rsidDel="00D921CA">
          <w:rPr>
            <w:rFonts w:hint="eastAsia"/>
            <w:lang w:val="zh-CN"/>
          </w:rPr>
          <w:delText>之后</w:delText>
        </w:r>
        <w:r w:rsidR="005129A2" w:rsidDel="00D921CA">
          <w:rPr>
            <w:rFonts w:hint="eastAsia"/>
            <w:lang w:val="zh-CN"/>
          </w:rPr>
          <w:delText>HDC</w:delText>
        </w:r>
        <w:r w:rsidR="00B86053" w:rsidDel="00D921CA">
          <w:rPr>
            <w:rFonts w:hint="eastAsia"/>
            <w:lang w:val="zh-CN"/>
          </w:rPr>
          <w:delText>自身请求的扭矩会被限制，不允许再增加，直到</w:delText>
        </w:r>
        <w:r w:rsidR="00B86053" w:rsidDel="00D921CA">
          <w:rPr>
            <w:rFonts w:hint="eastAsia"/>
            <w:lang w:val="zh-CN"/>
          </w:rPr>
          <w:delText>HDC</w:delText>
        </w:r>
        <w:r w:rsidR="00B86053" w:rsidDel="00D921CA">
          <w:rPr>
            <w:rFonts w:hint="eastAsia"/>
            <w:lang w:val="zh-CN"/>
          </w:rPr>
          <w:delText>功能退出。</w:delText>
        </w:r>
      </w:del>
    </w:p>
    <w:p w14:paraId="46EEB388" w14:textId="3BDB76F6" w:rsidR="008C11F2" w:rsidRPr="008C11F2" w:rsidDel="00D921CA" w:rsidRDefault="008C11F2" w:rsidP="00901EDE">
      <w:pPr>
        <w:ind w:firstLine="420"/>
        <w:rPr>
          <w:del w:id="317" w:author="Yang Zhen SGH CDAY223" w:date="2026-01-19T16:36:00Z" w16du:dateUtc="2026-01-19T08:36:00Z"/>
        </w:rPr>
      </w:pPr>
      <w:del w:id="318" w:author="Yang Zhen SGH CDAY223" w:date="2026-01-19T16:36:00Z" w16du:dateUtc="2026-01-19T08:36:00Z">
        <w:r w:rsidRPr="008C11F2" w:rsidDel="00D921CA">
          <w:rPr>
            <w:rFonts w:hint="eastAsia"/>
          </w:rPr>
          <w:delText>如果驾驶员在</w:delText>
        </w:r>
        <w:r w:rsidRPr="008C11F2" w:rsidDel="00D921CA">
          <w:rPr>
            <w:rFonts w:hint="eastAsia"/>
          </w:rPr>
          <w:delText>HDC</w:delText>
        </w:r>
        <w:r w:rsidRPr="008C11F2" w:rsidDel="00D921CA">
          <w:rPr>
            <w:rFonts w:hint="eastAsia"/>
          </w:rPr>
          <w:delText>工作过程中轻踩油门踏板调速（</w:delText>
        </w:r>
        <w:r w:rsidRPr="008C11F2" w:rsidDel="00D921CA">
          <w:rPr>
            <w:rFonts w:hint="eastAsia"/>
          </w:rPr>
          <w:delText>&lt;20% TBD</w:delText>
        </w:r>
        <w:r w:rsidRPr="008C11F2" w:rsidDel="00D921CA">
          <w:rPr>
            <w:rFonts w:hint="eastAsia"/>
          </w:rPr>
          <w:delText>），此时</w:delText>
        </w:r>
        <w:r w:rsidRPr="008C11F2" w:rsidDel="00D921CA">
          <w:rPr>
            <w:rFonts w:hint="eastAsia"/>
          </w:rPr>
          <w:delText>HDC</w:delText>
        </w:r>
        <w:r w:rsidRPr="008C11F2" w:rsidDel="00D921CA">
          <w:rPr>
            <w:rFonts w:hint="eastAsia"/>
          </w:rPr>
          <w:delText>依然会保持激活状态，</w:delText>
        </w:r>
        <w:r w:rsidRPr="008C11F2" w:rsidDel="00D921CA">
          <w:rPr>
            <w:rFonts w:hint="eastAsia"/>
          </w:rPr>
          <w:delText>HDC</w:delText>
        </w:r>
        <w:r w:rsidRPr="008C11F2" w:rsidDel="00D921CA">
          <w:rPr>
            <w:rFonts w:hint="eastAsia"/>
          </w:rPr>
          <w:delText>和</w:delText>
        </w:r>
        <w:r w:rsidRPr="008C11F2" w:rsidDel="00D921CA">
          <w:rPr>
            <w:rFonts w:hint="eastAsia"/>
          </w:rPr>
          <w:delText>VCU</w:delText>
        </w:r>
        <w:r w:rsidRPr="008C11F2" w:rsidDel="00D921CA">
          <w:rPr>
            <w:rFonts w:hint="eastAsia"/>
          </w:rPr>
          <w:delText>的握手保持，此时</w:delText>
        </w:r>
        <w:r w:rsidRPr="008C11F2" w:rsidDel="00D921CA">
          <w:rPr>
            <w:rFonts w:hint="eastAsia"/>
          </w:rPr>
          <w:delText>VCU</w:delText>
        </w:r>
        <w:r w:rsidRPr="008C11F2" w:rsidDel="00D921CA">
          <w:rPr>
            <w:rFonts w:hint="eastAsia"/>
          </w:rPr>
          <w:delText>需要正常执行驾驶员的踏板驱动请求，然后正常叠加</w:delText>
        </w:r>
        <w:r w:rsidRPr="008C11F2" w:rsidDel="00D921CA">
          <w:rPr>
            <w:rFonts w:hint="eastAsia"/>
          </w:rPr>
          <w:delText>HDC</w:delText>
        </w:r>
        <w:r w:rsidRPr="008C11F2" w:rsidDel="00D921CA">
          <w:rPr>
            <w:rFonts w:hint="eastAsia"/>
          </w:rPr>
          <w:delText>请求的电制动负扭（大部分情况下电制动请求</w:delText>
        </w:r>
        <w:r w:rsidRPr="008C11F2" w:rsidDel="00D921CA">
          <w:rPr>
            <w:rFonts w:hint="eastAsia"/>
          </w:rPr>
          <w:delText>=0Nm</w:delText>
        </w:r>
        <w:r w:rsidRPr="008C11F2" w:rsidDel="00D921CA">
          <w:rPr>
            <w:rFonts w:hint="eastAsia"/>
          </w:rPr>
          <w:delText>）。</w:delText>
        </w:r>
      </w:del>
    </w:p>
    <w:p w14:paraId="7DDAA503" w14:textId="77777777" w:rsidR="005F6EE2" w:rsidRPr="005E05A3" w:rsidRDefault="005F6EE2" w:rsidP="005F6EE2">
      <w:pPr>
        <w:ind w:firstLine="440"/>
      </w:pPr>
      <w:r w:rsidRPr="00593B4B">
        <w:rPr>
          <w:rFonts w:cstheme="minorBidi" w:hint="eastAsia"/>
          <w:sz w:val="22"/>
        </w:rPr>
        <w:t>当</w:t>
      </w:r>
      <w:r w:rsidRPr="00593B4B">
        <w:rPr>
          <w:rFonts w:cstheme="minorBidi" w:hint="eastAsia"/>
          <w:sz w:val="22"/>
        </w:rPr>
        <w:t>HDC</w:t>
      </w:r>
      <w:r w:rsidRPr="00593B4B">
        <w:rPr>
          <w:rFonts w:cstheme="minorBidi" w:hint="eastAsia"/>
          <w:sz w:val="22"/>
        </w:rPr>
        <w:t>功能</w:t>
      </w:r>
      <w:r>
        <w:rPr>
          <w:rFonts w:cstheme="minorBidi" w:hint="eastAsia"/>
          <w:sz w:val="22"/>
        </w:rPr>
        <w:t>不处于激活状态</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6B1F646C" w14:textId="77777777" w:rsidR="002773CA" w:rsidRPr="005F6EE2" w:rsidRDefault="002773CA" w:rsidP="005A4CC0">
      <w:pPr>
        <w:ind w:firstLine="420"/>
      </w:pPr>
    </w:p>
    <w:p w14:paraId="2CA39A14" w14:textId="6053BE75" w:rsidR="001F4B1F" w:rsidRDefault="001F4B1F" w:rsidP="00B226F4">
      <w:pPr>
        <w:pStyle w:val="3"/>
      </w:pPr>
      <w:r w:rsidRPr="006D2756">
        <w:rPr>
          <w:rFonts w:hint="eastAsia"/>
        </w:rPr>
        <w:lastRenderedPageBreak/>
        <w:t>制动</w:t>
      </w:r>
      <w:r w:rsidRPr="006D2756">
        <w:t>控制</w:t>
      </w:r>
      <w:r w:rsidR="003A267C">
        <w:rPr>
          <w:rFonts w:hint="eastAsia"/>
        </w:rPr>
        <w:t>（</w:t>
      </w:r>
      <w:r w:rsidR="00727608">
        <w:rPr>
          <w:rFonts w:hint="eastAsia"/>
        </w:rPr>
        <w:t>可选</w:t>
      </w:r>
      <w:r w:rsidR="003A267C">
        <w:rPr>
          <w:rFonts w:hint="eastAsia"/>
        </w:rPr>
        <w:t>）</w:t>
      </w:r>
    </w:p>
    <w:p w14:paraId="78BA100A" w14:textId="2D69A5FD" w:rsidR="00DF67C0" w:rsidRPr="006D2756" w:rsidRDefault="00DF67C0" w:rsidP="00DF67C0">
      <w:pPr>
        <w:ind w:firstLine="420"/>
        <w:rPr>
          <w:color w:val="0000FF"/>
        </w:rPr>
      </w:pPr>
      <w:r>
        <w:rPr>
          <w:rFonts w:hint="eastAsia"/>
          <w:lang w:val="zh-CN"/>
        </w:rPr>
        <w:t>单轮制动接</w:t>
      </w:r>
      <w:r w:rsidRPr="00E62A0C">
        <w:rPr>
          <w:rFonts w:hint="eastAsia"/>
          <w:b/>
          <w:bCs/>
          <w:lang w:val="zh-CN"/>
        </w:rPr>
        <w:t>口：</w:t>
      </w:r>
      <w:r w:rsidR="0028587D">
        <w:rPr>
          <w:rFonts w:hint="eastAsia"/>
          <w:b/>
          <w:bCs/>
          <w:lang w:val="zh-CN"/>
        </w:rPr>
        <w:t>HDC</w:t>
      </w:r>
      <w:r w:rsidRPr="00E62A0C">
        <w:rPr>
          <w:rFonts w:hint="eastAsia"/>
          <w:b/>
          <w:bCs/>
          <w:lang w:val="zh-CN"/>
        </w:rPr>
        <w:t>功能请求</w:t>
      </w:r>
      <w:del w:id="319" w:author="Yang Zhen SGH CDAY223" w:date="2026-01-19T16:36:00Z" w16du:dateUtc="2026-01-19T08:36:00Z">
        <w:r w:rsidRPr="00E62A0C" w:rsidDel="007D4464">
          <w:rPr>
            <w:rFonts w:hint="eastAsia"/>
            <w:b/>
            <w:bCs/>
            <w:lang w:val="zh-CN"/>
          </w:rPr>
          <w:delText>前后</w:delText>
        </w:r>
        <w:r w:rsidR="000550C5" w:rsidRPr="00E62A0C" w:rsidDel="007D4464">
          <w:rPr>
            <w:rFonts w:hint="eastAsia"/>
            <w:b/>
            <w:bCs/>
            <w:lang w:val="zh-CN"/>
          </w:rPr>
          <w:delText>左右四</w:delText>
        </w:r>
        <w:r w:rsidR="000550C5" w:rsidDel="007D4464">
          <w:rPr>
            <w:rFonts w:hint="eastAsia"/>
            <w:lang w:val="zh-CN"/>
          </w:rPr>
          <w:delText>车轮的单轮</w:delText>
        </w:r>
        <w:r w:rsidR="00DD4BC4" w:rsidDel="007D4464">
          <w:rPr>
            <w:rFonts w:hint="eastAsia"/>
            <w:lang w:val="zh-CN"/>
          </w:rPr>
          <w:delText>delta</w:delText>
        </w:r>
      </w:del>
      <w:ins w:id="320" w:author="Yang Zhen SGH CDAY223" w:date="2026-01-19T16:36:00Z" w16du:dateUtc="2026-01-19T08:36:00Z">
        <w:r w:rsidR="007D4464">
          <w:rPr>
            <w:rFonts w:hint="eastAsia"/>
            <w:b/>
            <w:bCs/>
            <w:lang w:val="zh-CN"/>
          </w:rPr>
          <w:t>总液压</w:t>
        </w:r>
      </w:ins>
      <w:r w:rsidR="000550C5">
        <w:rPr>
          <w:rFonts w:hint="eastAsia"/>
          <w:lang w:val="zh-CN"/>
        </w:rPr>
        <w:t>制动扭矩</w:t>
      </w:r>
      <w:r w:rsidRPr="006D2756">
        <w:rPr>
          <w:rFonts w:hint="eastAsia"/>
          <w:lang w:val="zh-CN"/>
        </w:rPr>
        <w:t>给</w:t>
      </w:r>
      <w:r w:rsidR="00DD4BC4">
        <w:rPr>
          <w:rFonts w:hint="eastAsia"/>
          <w:lang w:val="zh-CN"/>
        </w:rPr>
        <w:t>制动</w:t>
      </w:r>
      <w:r w:rsidRPr="006D2756">
        <w:rPr>
          <w:lang w:val="zh-CN"/>
        </w:rPr>
        <w:t>.</w:t>
      </w:r>
      <w:r w:rsidRPr="006D2756">
        <w:rPr>
          <w:rFonts w:hint="eastAsia"/>
          <w:lang w:val="zh-CN"/>
        </w:rPr>
        <w:t xml:space="preserve"> </w:t>
      </w:r>
      <w:r w:rsidRPr="006D2756">
        <w:rPr>
          <w:color w:val="0000FF"/>
        </w:rPr>
        <w:tab/>
      </w:r>
    </w:p>
    <w:p w14:paraId="677D101C" w14:textId="791DC25D" w:rsidR="009F1A89" w:rsidRPr="00705B58" w:rsidRDefault="009F1A89" w:rsidP="009F1A89">
      <w:pPr>
        <w:spacing w:beforeLines="50" w:before="156" w:afterLines="50" w:after="156" w:line="288" w:lineRule="auto"/>
        <w:ind w:firstLine="420"/>
        <w:rPr>
          <w:lang w:val="zh-CN"/>
        </w:rPr>
      </w:pPr>
      <w:r w:rsidRPr="00705B58">
        <w:rPr>
          <w:rFonts w:hint="eastAsia"/>
          <w:lang w:val="zh-CN"/>
        </w:rPr>
        <w:t>V</w:t>
      </w:r>
      <w:r w:rsidRPr="00705B58">
        <w:rPr>
          <w:lang w:val="zh-CN"/>
        </w:rPr>
        <w:t>MC</w:t>
      </w:r>
      <w:del w:id="321" w:author="Yang Zhen SGH CDAY223" w:date="2026-01-19T16:37:00Z" w16du:dateUtc="2026-01-19T08:37:00Z">
        <w:r w:rsidRPr="00705B58" w:rsidDel="007D4464">
          <w:rPr>
            <w:rFonts w:hint="eastAsia"/>
            <w:lang w:val="zh-CN"/>
          </w:rPr>
          <w:delText>协调内部的</w:delText>
        </w:r>
        <w:r w:rsidR="00BD4703" w:rsidDel="007D4464">
          <w:rPr>
            <w:rFonts w:hint="eastAsia"/>
            <w:lang w:val="zh-CN"/>
          </w:rPr>
          <w:delText>HDC</w:delText>
        </w:r>
        <w:r w:rsidDel="007D4464">
          <w:rPr>
            <w:rFonts w:hint="eastAsia"/>
            <w:lang w:val="zh-CN"/>
          </w:rPr>
          <w:delText>和其他操控稳定</w:delText>
        </w:r>
        <w:r w:rsidRPr="00705B58" w:rsidDel="007D4464">
          <w:rPr>
            <w:rFonts w:hint="eastAsia"/>
            <w:lang w:val="zh-CN"/>
          </w:rPr>
          <w:delText>功能请求，将</w:delText>
        </w:r>
        <w:r w:rsidR="00D92645" w:rsidDel="007D4464">
          <w:rPr>
            <w:rFonts w:hint="eastAsia"/>
            <w:lang w:val="zh-CN"/>
          </w:rPr>
          <w:delText>HDC</w:delText>
        </w:r>
        <w:r w:rsidRPr="00705B58" w:rsidDel="007D4464">
          <w:rPr>
            <w:rFonts w:hint="eastAsia"/>
            <w:lang w:val="zh-CN"/>
          </w:rPr>
          <w:delText>目标制动叠加扭矩，</w:delText>
        </w:r>
      </w:del>
      <w:r w:rsidRPr="00705B58">
        <w:rPr>
          <w:rFonts w:hint="eastAsia"/>
          <w:lang w:val="zh-CN"/>
        </w:rPr>
        <w:t>通过</w:t>
      </w:r>
      <w:del w:id="322" w:author="Yang Zhen SGH CDAY223" w:date="2026-01-19T16:37:00Z" w16du:dateUtc="2026-01-19T08:37:00Z">
        <w:r w:rsidRPr="00705B58" w:rsidDel="007D4464">
          <w:rPr>
            <w:rFonts w:hint="eastAsia"/>
            <w:lang w:val="zh-CN"/>
          </w:rPr>
          <w:delText>0x0C0</w:delText>
        </w:r>
      </w:del>
      <w:ins w:id="323" w:author="Yang Zhen SGH CDAY223" w:date="2026-01-19T16:37:00Z" w16du:dateUtc="2026-01-19T08:37:00Z">
        <w:r w:rsidR="007D4464">
          <w:rPr>
            <w:rFonts w:hint="eastAsia"/>
            <w:lang w:val="zh-CN"/>
          </w:rPr>
          <w:t>xxxx</w:t>
        </w:r>
      </w:ins>
      <w:r w:rsidRPr="00705B58">
        <w:rPr>
          <w:rFonts w:hint="eastAsia"/>
          <w:lang w:val="zh-CN"/>
        </w:rPr>
        <w:t>报文发送给制动系统：</w:t>
      </w:r>
    </w:p>
    <w:p w14:paraId="43DFF616" w14:textId="0F255F55"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ins w:id="324" w:author="Yang Zhen SGH CDAY223" w:date="2026-01-19T16:42:00Z" w16du:dateUtc="2026-01-19T08:42:00Z">
        <w:r w:rsidR="00FC50F4">
          <w:rPr>
            <w:rFonts w:hint="eastAsia"/>
            <w:color w:val="00B0F0"/>
          </w:rPr>
          <w:t>总减速</w:t>
        </w:r>
      </w:ins>
      <w:r w:rsidRPr="008428BE">
        <w:rPr>
          <w:rFonts w:hint="eastAsia"/>
          <w:color w:val="00B0F0"/>
        </w:rPr>
        <w:t>制动力矩激活请求“</w:t>
      </w:r>
      <w:ins w:id="325" w:author="Yang Zhen SGH CDAY223" w:date="2026-01-19T16:42:00Z" w16du:dateUtc="2026-01-19T08:42:00Z">
        <w:r w:rsidR="00FC50F4" w:rsidRPr="00FC50F4">
          <w:rPr>
            <w:color w:val="00B0F0"/>
          </w:rPr>
          <w:t>DecelBrkTrqAtvRqstFlg</w:t>
        </w:r>
      </w:ins>
      <w:del w:id="326" w:author="Yang Zhen SGH CDAY223" w:date="2026-01-19T16:42:00Z" w16du:dateUtc="2026-01-19T08:42:00Z">
        <w:r w:rsidR="00DA4C6A" w:rsidRPr="00DA4C6A" w:rsidDel="00FC50F4">
          <w:rPr>
            <w:color w:val="00B0F0"/>
          </w:rPr>
          <w:delText>BrkDltTrqCtrlAtvRqstFlg</w:delText>
        </w:r>
        <w:r w:rsidR="00DA4C6A" w:rsidRPr="00DA4C6A" w:rsidDel="00FC50F4">
          <w:rPr>
            <w:rFonts w:hint="eastAsia"/>
            <w:color w:val="00B0F0"/>
          </w:rPr>
          <w:delText xml:space="preserve"> </w:delText>
        </w:r>
      </w:del>
      <w:r w:rsidRPr="008428BE">
        <w:rPr>
          <w:rFonts w:hint="eastAsia"/>
          <w:color w:val="00B0F0"/>
        </w:rPr>
        <w:t>=</w:t>
      </w:r>
      <w:r w:rsidRPr="008428BE">
        <w:rPr>
          <w:color w:val="00B0F0"/>
        </w:rPr>
        <w:t>0</w:t>
      </w:r>
      <w:r w:rsidRPr="008428BE">
        <w:rPr>
          <w:rFonts w:hint="eastAsia"/>
          <w:color w:val="00B0F0"/>
        </w:rPr>
        <w:t>x</w:t>
      </w:r>
      <w:r w:rsidRPr="008428BE">
        <w:rPr>
          <w:color w:val="00B0F0"/>
        </w:rPr>
        <w:t>01</w:t>
      </w:r>
      <w:r w:rsidRPr="008428BE">
        <w:rPr>
          <w:rFonts w:hint="eastAsia"/>
          <w:color w:val="00B0F0"/>
        </w:rPr>
        <w:t>（</w:t>
      </w:r>
      <w:r w:rsidRPr="008428BE">
        <w:rPr>
          <w:color w:val="00B0F0"/>
        </w:rPr>
        <w:t>Requst</w:t>
      </w:r>
      <w:r w:rsidRPr="008428BE">
        <w:rPr>
          <w:rFonts w:hint="eastAsia"/>
          <w:color w:val="00B0F0"/>
        </w:rPr>
        <w:t>）”</w:t>
      </w:r>
    </w:p>
    <w:p w14:paraId="01F083C3" w14:textId="3618A7D3" w:rsidR="009F1A89"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ins w:id="327" w:author="Yang Zhen SGH CDAY223" w:date="2026-01-19T16:42:00Z" w16du:dateUtc="2026-01-19T08:42:00Z">
        <w:r w:rsidR="00F6138E">
          <w:rPr>
            <w:rFonts w:hint="eastAsia"/>
            <w:color w:val="00B0F0"/>
          </w:rPr>
          <w:t>总减速</w:t>
        </w:r>
        <w:r w:rsidR="00F6138E" w:rsidRPr="008428BE">
          <w:rPr>
            <w:rFonts w:hint="eastAsia"/>
            <w:color w:val="00B0F0"/>
          </w:rPr>
          <w:t>制动力矩</w:t>
        </w:r>
      </w:ins>
      <w:del w:id="328" w:author="Yang Zhen SGH CDAY223" w:date="2026-01-19T16:42:00Z" w16du:dateUtc="2026-01-19T08:42:00Z">
        <w:r w:rsidRPr="008428BE" w:rsidDel="00F6138E">
          <w:rPr>
            <w:rFonts w:hint="eastAsia"/>
            <w:color w:val="00B0F0"/>
          </w:rPr>
          <w:delText>目标制动叠加扭矩</w:delText>
        </w:r>
      </w:del>
      <w:r w:rsidRPr="008428BE">
        <w:rPr>
          <w:rFonts w:hint="eastAsia"/>
          <w:color w:val="00B0F0"/>
        </w:rPr>
        <w:t>“</w:t>
      </w:r>
      <w:ins w:id="329" w:author="Yang Zhen SGH CDAY223" w:date="2026-01-19T16:42:00Z" w16du:dateUtc="2026-01-19T08:42:00Z">
        <w:r w:rsidR="003A261B" w:rsidRPr="003A261B">
          <w:rPr>
            <w:color w:val="00B0F0"/>
          </w:rPr>
          <w:t>VehTargtDecelBrkTorq</w:t>
        </w:r>
      </w:ins>
      <w:del w:id="330" w:author="Yang Zhen SGH CDAY223" w:date="2026-01-19T16:42:00Z" w16du:dateUtc="2026-01-19T08:42:00Z">
        <w:r w:rsidRPr="008428BE" w:rsidDel="003A261B">
          <w:rPr>
            <w:color w:val="00B0F0"/>
          </w:rPr>
          <w:delText>TarBrkTqFrntLe</w:delText>
        </w:r>
        <w:r w:rsidRPr="008428BE" w:rsidDel="003A261B">
          <w:rPr>
            <w:rFonts w:hint="eastAsia"/>
            <w:color w:val="00B0F0"/>
          </w:rPr>
          <w:delText xml:space="preserve"> /</w:delText>
        </w:r>
        <w:r w:rsidRPr="008428BE" w:rsidDel="003A261B">
          <w:rPr>
            <w:color w:val="00B0F0"/>
          </w:rPr>
          <w:delText xml:space="preserve"> TarBrkTqFrntRi</w:delText>
        </w:r>
        <w:r w:rsidRPr="008428BE" w:rsidDel="003A261B">
          <w:rPr>
            <w:rFonts w:hint="eastAsia"/>
            <w:color w:val="00B0F0"/>
          </w:rPr>
          <w:delText xml:space="preserve"> / </w:delText>
        </w:r>
        <w:r w:rsidRPr="008428BE" w:rsidDel="003A261B">
          <w:rPr>
            <w:color w:val="00B0F0"/>
          </w:rPr>
          <w:delText>TarBrkTqReLe</w:delText>
        </w:r>
        <w:r w:rsidRPr="008428BE" w:rsidDel="003A261B">
          <w:rPr>
            <w:rFonts w:hint="eastAsia"/>
            <w:color w:val="00B0F0"/>
          </w:rPr>
          <w:delText xml:space="preserve"> / </w:delText>
        </w:r>
        <w:r w:rsidRPr="008428BE" w:rsidDel="003A261B">
          <w:rPr>
            <w:color w:val="00B0F0"/>
          </w:rPr>
          <w:delText>TarBrkTqReRi</w:delText>
        </w:r>
      </w:del>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2CE344BF" w14:textId="48932051" w:rsidR="008C4D5E" w:rsidRPr="00B21B1B" w:rsidRDefault="008C4D5E" w:rsidP="00B21B1B">
      <w:pPr>
        <w:widowControl/>
        <w:spacing w:line="288" w:lineRule="auto"/>
        <w:ind w:firstLine="420"/>
        <w:jc w:val="left"/>
        <w:rPr>
          <w:lang w:val="zh-CN"/>
        </w:rPr>
      </w:pPr>
      <w:del w:id="331" w:author="Yang Zhen SGH CDAY223" w:date="2026-01-19T16:43:00Z" w16du:dateUtc="2026-01-19T08:43:00Z">
        <w:r w:rsidRPr="00B21B1B" w:rsidDel="00F6138E">
          <w:rPr>
            <w:rFonts w:hint="eastAsia"/>
            <w:lang w:val="zh-CN"/>
          </w:rPr>
          <w:delText>VCU</w:delText>
        </w:r>
      </w:del>
      <w:ins w:id="332" w:author="Yang Zhen SGH CDAY223" w:date="2026-01-19T16:43:00Z" w16du:dateUtc="2026-01-19T08:43:00Z">
        <w:r w:rsidR="00F6138E">
          <w:rPr>
            <w:rFonts w:hint="eastAsia"/>
            <w:lang w:val="zh-CN"/>
          </w:rPr>
          <w:t>制动</w:t>
        </w:r>
      </w:ins>
      <w:r w:rsidRPr="00B21B1B">
        <w:rPr>
          <w:rFonts w:hint="eastAsia"/>
          <w:lang w:val="zh-CN"/>
        </w:rPr>
        <w:t xml:space="preserve"> </w:t>
      </w:r>
      <w:r w:rsidRPr="00B21B1B">
        <w:rPr>
          <w:rFonts w:hint="eastAsia"/>
          <w:lang w:val="zh-CN"/>
        </w:rPr>
        <w:t>需要通过</w:t>
      </w:r>
      <w:ins w:id="333" w:author="Yang Zhen SGH CDAY223" w:date="2026-01-19T16:43:00Z" w16du:dateUtc="2026-01-19T08:43:00Z">
        <w:r w:rsidR="00E66520" w:rsidRPr="00E66520">
          <w:rPr>
            <w:color w:val="00B0F0"/>
          </w:rPr>
          <w:t>DecelBrkActrRqstSts</w:t>
        </w:r>
      </w:ins>
      <w:del w:id="334" w:author="Yang Zhen SGH CDAY223" w:date="2026-01-19T16:43:00Z" w16du:dateUtc="2026-01-19T08:43:00Z">
        <w:r w:rsidR="00B0263A" w:rsidRPr="00B0263A" w:rsidDel="00E66520">
          <w:rPr>
            <w:color w:val="00B0F0"/>
          </w:rPr>
          <w:delText>OverlayBrkActrRqstSts</w:delText>
        </w:r>
        <w:r w:rsidRPr="00B21B1B" w:rsidDel="00E66520">
          <w:rPr>
            <w:rFonts w:hint="eastAsia"/>
            <w:lang w:val="zh-CN"/>
          </w:rPr>
          <w:delText xml:space="preserve"> </w:delText>
        </w:r>
      </w:del>
      <w:r w:rsidRPr="00B21B1B">
        <w:rPr>
          <w:rFonts w:hint="eastAsia"/>
          <w:lang w:val="zh-CN"/>
        </w:rPr>
        <w:t>反馈控制状态。</w:t>
      </w: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41F4EE2B" w14:textId="4B84B6AD" w:rsidR="00593B4B" w:rsidRPr="00593B4B" w:rsidDel="00E66520" w:rsidRDefault="00593B4B" w:rsidP="00593B4B">
      <w:pPr>
        <w:ind w:firstLine="440"/>
        <w:rPr>
          <w:del w:id="335" w:author="Yang Zhen SGH CDAY223" w:date="2026-01-19T16:44:00Z" w16du:dateUtc="2026-01-19T08:44:00Z"/>
          <w:rFonts w:cstheme="minorBidi"/>
          <w:sz w:val="22"/>
        </w:rPr>
      </w:pPr>
      <w:del w:id="336" w:author="Yang Zhen SGH CDAY223" w:date="2026-01-19T16:44:00Z" w16du:dateUtc="2026-01-19T08:44:00Z">
        <w:r w:rsidRPr="00593B4B" w:rsidDel="00E66520">
          <w:rPr>
            <w:rFonts w:cstheme="minorBidi" w:hint="eastAsia"/>
            <w:sz w:val="22"/>
          </w:rPr>
          <w:delText>HDC</w:delText>
        </w:r>
        <w:r w:rsidRPr="00593B4B" w:rsidDel="00E66520">
          <w:rPr>
            <w:rFonts w:cstheme="minorBidi" w:hint="eastAsia"/>
            <w:sz w:val="22"/>
          </w:rPr>
          <w:delText>功能激活的前提条件之一就是制动踏板为</w:delText>
        </w:r>
        <w:r w:rsidRPr="00593B4B" w:rsidDel="00E66520">
          <w:rPr>
            <w:rFonts w:cstheme="minorBidi" w:hint="eastAsia"/>
            <w:sz w:val="22"/>
          </w:rPr>
          <w:delText>0</w:delText>
        </w:r>
        <w:r w:rsidRPr="00593B4B" w:rsidDel="00E66520">
          <w:rPr>
            <w:rFonts w:cstheme="minorBidi" w:hint="eastAsia"/>
            <w:sz w:val="22"/>
          </w:rPr>
          <w:delText>，制动理论上只需要执行</w:delText>
        </w:r>
        <w:r w:rsidRPr="00593B4B" w:rsidDel="00E66520">
          <w:rPr>
            <w:rFonts w:cstheme="minorBidi" w:hint="eastAsia"/>
            <w:sz w:val="22"/>
          </w:rPr>
          <w:delText>HDC</w:delText>
        </w:r>
        <w:r w:rsidRPr="00593B4B" w:rsidDel="00E66520">
          <w:rPr>
            <w:rFonts w:cstheme="minorBidi" w:hint="eastAsia"/>
            <w:sz w:val="22"/>
          </w:rPr>
          <w:delText>的叠加扭矩请求，不过如果</w:delText>
        </w:r>
        <w:r w:rsidRPr="00593B4B" w:rsidDel="00E66520">
          <w:rPr>
            <w:rFonts w:cstheme="minorBidi" w:hint="eastAsia"/>
            <w:sz w:val="22"/>
          </w:rPr>
          <w:delText>ABS</w:delText>
        </w:r>
        <w:r w:rsidRPr="00593B4B" w:rsidDel="00E66520">
          <w:rPr>
            <w:rFonts w:cstheme="minorBidi" w:hint="eastAsia"/>
            <w:sz w:val="22"/>
          </w:rPr>
          <w:delText>等稳定性功能激活时，制动扭矩拥有最高优先级，</w:delText>
        </w:r>
        <w:r w:rsidR="00FF2163" w:rsidDel="00E66520">
          <w:rPr>
            <w:rFonts w:cstheme="minorBidi" w:hint="eastAsia"/>
            <w:sz w:val="22"/>
          </w:rPr>
          <w:delText>HDC</w:delText>
        </w:r>
        <w:r w:rsidR="00FF2163" w:rsidDel="00E66520">
          <w:rPr>
            <w:rFonts w:cstheme="minorBidi" w:hint="eastAsia"/>
            <w:sz w:val="22"/>
          </w:rPr>
          <w:delText>请求的制动扭矩被</w:delText>
        </w:r>
        <w:r w:rsidR="00FF2163" w:rsidDel="00E66520">
          <w:rPr>
            <w:rFonts w:cstheme="minorBidi" w:hint="eastAsia"/>
            <w:sz w:val="22"/>
          </w:rPr>
          <w:delText>override</w:delText>
        </w:r>
        <w:r w:rsidR="00FF2163" w:rsidDel="00E66520">
          <w:rPr>
            <w:rFonts w:cstheme="minorBidi" w:hint="eastAsia"/>
            <w:sz w:val="22"/>
          </w:rPr>
          <w:delText>。</w:delText>
        </w:r>
        <w:r w:rsidRPr="00593B4B" w:rsidDel="00E66520">
          <w:rPr>
            <w:rFonts w:cstheme="minorBidi" w:hint="eastAsia"/>
            <w:sz w:val="22"/>
          </w:rPr>
          <w:delText>HDC</w:delText>
        </w:r>
        <w:r w:rsidRPr="00593B4B" w:rsidDel="00E66520">
          <w:rPr>
            <w:rFonts w:cstheme="minorBidi" w:hint="eastAsia"/>
            <w:sz w:val="22"/>
          </w:rPr>
          <w:delText>功能和制动依然保持握手。</w:delText>
        </w:r>
      </w:del>
    </w:p>
    <w:p w14:paraId="431F66CB" w14:textId="02C27B56" w:rsidR="00485525" w:rsidRPr="005E05A3" w:rsidRDefault="00593B4B" w:rsidP="00593B4B">
      <w:pPr>
        <w:ind w:firstLine="440"/>
      </w:pPr>
      <w:r w:rsidRPr="00593B4B">
        <w:rPr>
          <w:rFonts w:cstheme="minorBidi" w:hint="eastAsia"/>
          <w:sz w:val="22"/>
        </w:rPr>
        <w:t>当</w:t>
      </w:r>
      <w:r w:rsidRPr="00593B4B">
        <w:rPr>
          <w:rFonts w:cstheme="minorBidi" w:hint="eastAsia"/>
          <w:sz w:val="22"/>
        </w:rPr>
        <w:t>HDC</w:t>
      </w:r>
      <w:r w:rsidRPr="00593B4B">
        <w:rPr>
          <w:rFonts w:cstheme="minorBidi" w:hint="eastAsia"/>
          <w:sz w:val="22"/>
        </w:rPr>
        <w:t>功能</w:t>
      </w:r>
      <w:r w:rsidR="00283287">
        <w:rPr>
          <w:rFonts w:cstheme="minorBidi" w:hint="eastAsia"/>
          <w:sz w:val="22"/>
        </w:rPr>
        <w:t>不处于激活状态</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3AE1247E" w:rsidR="00EB5B1A" w:rsidRPr="00C54739" w:rsidRDefault="00612ED5" w:rsidP="00225484">
      <w:pPr>
        <w:ind w:firstLine="420"/>
      </w:pPr>
      <w:r>
        <w:rPr>
          <w:rFonts w:hint="eastAsia"/>
        </w:rPr>
        <w:t>HDC</w:t>
      </w:r>
      <w:r w:rsidR="0071497A"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73B9E14C" w:rsidR="005E2843" w:rsidRPr="00C54739" w:rsidRDefault="00612ED5" w:rsidP="005E2843">
      <w:pPr>
        <w:ind w:firstLine="420"/>
      </w:pPr>
      <w:r>
        <w:rPr>
          <w:rFonts w:hint="eastAsia"/>
        </w:rPr>
        <w:t>HDC</w:t>
      </w:r>
      <w:r w:rsidR="005E2843" w:rsidRPr="00C54739">
        <w:rPr>
          <w:rFonts w:hint="eastAsia"/>
        </w:rPr>
        <w:t>功能不使用</w:t>
      </w:r>
      <w:r w:rsidR="0093248E" w:rsidRPr="00C54739">
        <w:rPr>
          <w:rFonts w:hint="eastAsia"/>
        </w:rPr>
        <w:t>前转</w:t>
      </w:r>
      <w:r w:rsidR="005E2843" w:rsidRPr="00C54739">
        <w:rPr>
          <w:rFonts w:hint="eastAsia"/>
        </w:rPr>
        <w:t>执行器</w:t>
      </w:r>
    </w:p>
    <w:p w14:paraId="7E41FE92" w14:textId="77777777" w:rsidR="00EB5B1A" w:rsidRPr="00C54739" w:rsidRDefault="00EB5B1A" w:rsidP="00264122">
      <w:pPr>
        <w:ind w:firstLineChars="0" w:firstLine="0"/>
      </w:pPr>
    </w:p>
    <w:p w14:paraId="03B04DAF" w14:textId="637FD221"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p>
    <w:p w14:paraId="6D87EA32" w14:textId="16CB2E4F" w:rsidR="00F062DA" w:rsidRPr="00C54739" w:rsidRDefault="00F062DA" w:rsidP="00F062DA">
      <w:pPr>
        <w:ind w:firstLine="420"/>
      </w:pPr>
      <w:bookmarkStart w:id="337" w:name="_Toc207715822"/>
      <w:r>
        <w:rPr>
          <w:rFonts w:hint="eastAsia"/>
        </w:rPr>
        <w:t>HDC</w:t>
      </w:r>
      <w:r w:rsidRPr="00C54739">
        <w:rPr>
          <w:rFonts w:hint="eastAsia"/>
        </w:rPr>
        <w:t>功能不使用</w:t>
      </w:r>
      <w:r>
        <w:rPr>
          <w:rFonts w:hint="eastAsia"/>
        </w:rPr>
        <w:t>悬架</w:t>
      </w:r>
      <w:r w:rsidRPr="00C54739">
        <w:rPr>
          <w:rFonts w:hint="eastAsia"/>
        </w:rPr>
        <w:t>执行器</w:t>
      </w:r>
    </w:p>
    <w:p w14:paraId="72DBD170" w14:textId="1C04E615" w:rsidR="001443C4" w:rsidRDefault="00E736D2">
      <w:pPr>
        <w:pStyle w:val="3"/>
        <w:rPr>
          <w:lang w:val="en-US"/>
        </w:rPr>
      </w:pPr>
      <w:r>
        <w:rPr>
          <w:rFonts w:hint="eastAsia"/>
          <w:lang w:val="en-US"/>
        </w:rPr>
        <w:t>功能降级策略</w:t>
      </w:r>
      <w:bookmarkEnd w:id="337"/>
    </w:p>
    <w:p w14:paraId="761C7F60" w14:textId="13570238" w:rsidR="00B07EDA" w:rsidRPr="002C496B" w:rsidRDefault="00B07EDA" w:rsidP="00B07EDA">
      <w:pPr>
        <w:ind w:firstLine="420"/>
        <w:rPr>
          <w:strike/>
        </w:rPr>
      </w:pPr>
      <w:r w:rsidRPr="002C496B">
        <w:rPr>
          <w:rFonts w:hint="eastAsia"/>
          <w:strike/>
        </w:rPr>
        <w:t>功能降级通过</w:t>
      </w:r>
      <w:r w:rsidRPr="002C496B">
        <w:rPr>
          <w:rFonts w:hint="eastAsia"/>
          <w:strike/>
        </w:rPr>
        <w:t>Fault Management</w:t>
      </w:r>
      <w:r w:rsidRPr="002C496B">
        <w:rPr>
          <w:rFonts w:hint="eastAsia"/>
          <w:strike/>
        </w:rPr>
        <w:t>统一管理，请参考</w:t>
      </w:r>
      <w:r w:rsidRPr="002C496B">
        <w:rPr>
          <w:rFonts w:hint="eastAsia"/>
          <w:strike/>
        </w:rPr>
        <w:t xml:space="preserve">safety </w:t>
      </w:r>
      <w:r w:rsidRPr="002C496B">
        <w:rPr>
          <w:rFonts w:hint="eastAsia"/>
          <w:strike/>
        </w:rPr>
        <w:t>相关文档</w:t>
      </w:r>
    </w:p>
    <w:p w14:paraId="72DBD172" w14:textId="37DAC8DB" w:rsidR="001443C4" w:rsidRDefault="00E736D2" w:rsidP="00EE5626">
      <w:pPr>
        <w:pStyle w:val="3"/>
        <w:rPr>
          <w:lang w:val="en-US"/>
        </w:rPr>
      </w:pPr>
      <w:bookmarkStart w:id="338" w:name="_Toc207715823"/>
      <w:r>
        <w:rPr>
          <w:rFonts w:hint="eastAsia"/>
          <w:lang w:val="en-US"/>
        </w:rPr>
        <w:t>技术指标</w:t>
      </w:r>
      <w:bookmarkEnd w:id="338"/>
    </w:p>
    <w:p w14:paraId="5ACDB15B" w14:textId="0095392B" w:rsidR="00D9352B" w:rsidRPr="00D9352B" w:rsidRDefault="00D9352B" w:rsidP="00D9352B">
      <w:pPr>
        <w:ind w:firstLine="420"/>
      </w:pPr>
      <w:r>
        <w:rPr>
          <w:rFonts w:hint="eastAsia"/>
        </w:rPr>
        <w:lastRenderedPageBreak/>
        <w:t>相关功能技术指标，请参考单独的验收相关文档。</w:t>
      </w:r>
    </w:p>
    <w:p w14:paraId="72DBD173" w14:textId="77777777" w:rsidR="001443C4" w:rsidRDefault="00E736D2">
      <w:pPr>
        <w:pStyle w:val="3"/>
        <w:rPr>
          <w:lang w:val="en-US"/>
        </w:rPr>
      </w:pPr>
      <w:bookmarkStart w:id="339" w:name="_Toc207715824"/>
      <w:r>
        <w:rPr>
          <w:rFonts w:hint="eastAsia"/>
          <w:lang w:val="en-US"/>
        </w:rPr>
        <w:t>验收准则</w:t>
      </w:r>
      <w:bookmarkEnd w:id="339"/>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340" w:name="_Toc207715825"/>
      <w:r>
        <w:rPr>
          <w:rFonts w:hint="eastAsia"/>
        </w:rPr>
        <w:t>显示策略</w:t>
      </w:r>
      <w:r>
        <w:rPr>
          <w:rFonts w:hint="eastAsia"/>
        </w:rPr>
        <w:t>(HMI)</w:t>
      </w:r>
      <w:bookmarkEnd w:id="340"/>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341" w:name="_Toc9075"/>
      <w:bookmarkStart w:id="342" w:name="_Toc207715826"/>
      <w:r>
        <w:rPr>
          <w:rFonts w:hint="eastAsia"/>
          <w:lang w:val="en-US"/>
        </w:rPr>
        <w:t>法律法规需求</w:t>
      </w:r>
      <w:bookmarkEnd w:id="341"/>
      <w:bookmarkEnd w:id="342"/>
    </w:p>
    <w:p w14:paraId="1BC54404" w14:textId="1EC3D465" w:rsidR="00F74F59" w:rsidRPr="00F74F59" w:rsidRDefault="00F74F59" w:rsidP="00F74F59">
      <w:pPr>
        <w:ind w:firstLine="420"/>
      </w:pPr>
      <w:r>
        <w:rPr>
          <w:rFonts w:hint="eastAsia"/>
        </w:rPr>
        <w:t>N/A</w:t>
      </w:r>
    </w:p>
    <w:bookmarkEnd w:id="186"/>
    <w:bookmarkEnd w:id="187"/>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龙新宇" w:date="2025-12-26T16:07:00Z" w:initials="龙新宇">
    <w:p w14:paraId="36CEE4CB" w14:textId="7336F6E9" w:rsidR="00F60C0B" w:rsidRDefault="00F60C0B">
      <w:pPr>
        <w:pStyle w:val="af5"/>
        <w:ind w:firstLine="420"/>
      </w:pPr>
      <w:r>
        <w:rPr>
          <w:rStyle w:val="affff4"/>
        </w:rPr>
        <w:annotationRef/>
      </w:r>
      <w:r>
        <w:rPr>
          <w:rFonts w:hint="eastAsia"/>
        </w:rPr>
        <w:t>V</w:t>
      </w:r>
      <w:r>
        <w:t>MC</w:t>
      </w:r>
      <w:r>
        <w:rPr>
          <w:rFonts w:hint="eastAsia"/>
        </w:rPr>
        <w:t>的电制动最大值如何设计</w:t>
      </w:r>
      <w:r w:rsidR="009035E4">
        <w:rPr>
          <w:rFonts w:hint="eastAsia"/>
        </w:rPr>
        <w:t>(</w:t>
      </w:r>
      <w:r w:rsidR="009035E4">
        <w:t>DTC</w:t>
      </w:r>
      <w:r w:rsidR="009035E4">
        <w:rPr>
          <w:rFonts w:hint="eastAsia"/>
        </w:rPr>
        <w:t>未激活</w:t>
      </w:r>
      <w:r w:rsidR="009035E4">
        <w:t>)</w:t>
      </w:r>
    </w:p>
  </w:comment>
  <w:comment w:id="49" w:author="Yang Zhen SGH CDAY223" w:date="2026-01-19T13:53:00Z" w:initials="ZY">
    <w:p w14:paraId="777A6065" w14:textId="77777777" w:rsidR="00555A51" w:rsidRDefault="00CB3877" w:rsidP="00555A51">
      <w:pPr>
        <w:pStyle w:val="af5"/>
        <w:ind w:firstLineChars="0" w:firstLine="0"/>
      </w:pPr>
      <w:r>
        <w:rPr>
          <w:rStyle w:val="affff4"/>
        </w:rPr>
        <w:annotationRef/>
      </w:r>
      <w:r w:rsidR="00555A51">
        <w:rPr>
          <w:rFonts w:hint="eastAsia"/>
        </w:rPr>
        <w:t>取决于标定（大约</w:t>
      </w:r>
      <w:r w:rsidR="00555A51">
        <w:rPr>
          <w:rFonts w:hint="eastAsia"/>
        </w:rPr>
        <w:t>0.</w:t>
      </w:r>
      <w:r w:rsidR="00555A51">
        <w:t>3</w:t>
      </w:r>
      <w:r w:rsidR="00555A51">
        <w:rPr>
          <w:rFonts w:hint="eastAsia"/>
        </w:rPr>
        <w:t>g</w:t>
      </w:r>
      <w:r w:rsidR="00555A51">
        <w:rPr>
          <w:rFonts w:hint="eastAsia"/>
        </w:rPr>
        <w:t>），或者看实车表现，考虑</w:t>
      </w:r>
      <w:r w:rsidR="00555A51">
        <w:rPr>
          <w:rFonts w:hint="eastAsia"/>
        </w:rPr>
        <w:t>SGMW</w:t>
      </w:r>
      <w:r w:rsidR="00555A51">
        <w:rPr>
          <w:rFonts w:hint="eastAsia"/>
        </w:rPr>
        <w:t>的电制动能力范围（低车速时，可能完全没有电制动能力。）</w:t>
      </w:r>
    </w:p>
  </w:comment>
  <w:comment w:id="50" w:author="Yang Zhen SGH CDAY223" w:date="2026-01-20T14:16:00Z" w:initials="ZY">
    <w:p w14:paraId="66861DDE" w14:textId="77777777" w:rsidR="0053360A" w:rsidRDefault="0053360A"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51" w:author="Yang Zhen SGH CDAY223" w:date="2026-01-20T14:47:00Z" w:initials="ZY">
    <w:p w14:paraId="30F5AAB4" w14:textId="77777777" w:rsidR="00DD2224" w:rsidRDefault="00DD2224" w:rsidP="00DD2224">
      <w:pPr>
        <w:pStyle w:val="af5"/>
        <w:ind w:firstLineChars="0" w:firstLine="0"/>
      </w:pPr>
      <w:r>
        <w:rPr>
          <w:rStyle w:val="affff4"/>
        </w:rPr>
        <w:annotationRef/>
      </w:r>
      <w:r>
        <w:rPr>
          <w:rFonts w:hint="eastAsia"/>
        </w:rPr>
        <w:t>会议纪要提醒周工</w:t>
      </w:r>
    </w:p>
  </w:comment>
  <w:comment w:id="55" w:author="龙新宇" w:date="2026-01-05T15:07:00Z" w:initials="龙新宇">
    <w:p w14:paraId="1EAB33CB" w14:textId="181BC38C" w:rsidR="009035E4" w:rsidRDefault="009035E4">
      <w:pPr>
        <w:pStyle w:val="af5"/>
        <w:ind w:firstLine="420"/>
      </w:pPr>
      <w:r>
        <w:rPr>
          <w:rStyle w:val="affff4"/>
        </w:rPr>
        <w:annotationRef/>
      </w:r>
      <w:r>
        <w:rPr>
          <w:rFonts w:hint="eastAsia"/>
        </w:rPr>
        <w:t>&lt;2</w:t>
      </w:r>
      <w:r>
        <w:t>0%</w:t>
      </w:r>
      <w:r>
        <w:rPr>
          <w:rFonts w:hint="eastAsia"/>
        </w:rPr>
        <w:t>油门不视为加速操作吗？</w:t>
      </w:r>
    </w:p>
  </w:comment>
  <w:comment w:id="56" w:author="Yang Zhen SGH CDAY223" w:date="2026-01-06T10:01:00Z" w:initials="ZY">
    <w:p w14:paraId="0A096AC6" w14:textId="77777777" w:rsidR="001A7A98" w:rsidRDefault="001A7A98" w:rsidP="001A7A98">
      <w:pPr>
        <w:pStyle w:val="af5"/>
        <w:ind w:firstLineChars="0" w:firstLine="0"/>
      </w:pPr>
      <w:r>
        <w:rPr>
          <w:rStyle w:val="affff4"/>
        </w:rPr>
        <w:annotationRef/>
      </w:r>
      <w:r>
        <w:rPr>
          <w:rFonts w:hint="eastAsia"/>
        </w:rPr>
        <w:t>这里指的是加速踏板完全</w:t>
      </w:r>
      <w:r>
        <w:rPr>
          <w:lang w:val="en-US"/>
        </w:rPr>
        <w:t xml:space="preserve">=0. </w:t>
      </w:r>
      <w:r>
        <w:rPr>
          <w:rFonts w:hint="eastAsia"/>
        </w:rPr>
        <w:t>下面会提到</w:t>
      </w:r>
      <w:r>
        <w:rPr>
          <w:lang w:val="en-US"/>
        </w:rPr>
        <w:t>&lt;20%</w:t>
      </w:r>
      <w:r>
        <w:rPr>
          <w:rFonts w:hint="eastAsia"/>
        </w:rPr>
        <w:t>的特殊情况。</w:t>
      </w:r>
      <w:r>
        <w:rPr>
          <w:lang w:val="en-US"/>
        </w:rPr>
        <w:t>&lt; 20%</w:t>
      </w:r>
      <w:r>
        <w:rPr>
          <w:rFonts w:hint="eastAsia"/>
        </w:rPr>
        <w:t>的油门我们认为是加速行为，但是用于</w:t>
      </w:r>
      <w:r>
        <w:rPr>
          <w:lang w:val="en-US"/>
        </w:rPr>
        <w:t>HDC</w:t>
      </w:r>
      <w:r>
        <w:rPr>
          <w:rFonts w:hint="eastAsia"/>
        </w:rPr>
        <w:t>调速，</w:t>
      </w:r>
      <w:r>
        <w:rPr>
          <w:lang w:val="en-US"/>
        </w:rPr>
        <w:t>HDC</w:t>
      </w:r>
      <w:r>
        <w:rPr>
          <w:rFonts w:hint="eastAsia"/>
        </w:rPr>
        <w:t>功能不退出握手。只有</w:t>
      </w:r>
      <w:r>
        <w:rPr>
          <w:lang w:val="en-US"/>
        </w:rPr>
        <w:t xml:space="preserve">&gt; 20% </w:t>
      </w:r>
      <w:r>
        <w:rPr>
          <w:rFonts w:hint="eastAsia"/>
        </w:rPr>
        <w:t>才会退出握手，表征驾驶员需要退出</w:t>
      </w:r>
      <w:r>
        <w:rPr>
          <w:lang w:val="en-US"/>
        </w:rPr>
        <w:t>HDC</w:t>
      </w:r>
      <w:r>
        <w:rPr>
          <w:rFonts w:hint="eastAsia"/>
        </w:rPr>
        <w:t>。</w:t>
      </w:r>
    </w:p>
  </w:comment>
  <w:comment w:id="88" w:author="龙新宇" w:date="2025-12-26T16:23:00Z" w:initials="龙新宇">
    <w:p w14:paraId="03F5D236" w14:textId="4AC7F8A1" w:rsidR="0053337A" w:rsidRDefault="0053337A">
      <w:pPr>
        <w:pStyle w:val="af5"/>
        <w:ind w:firstLine="420"/>
      </w:pPr>
      <w:r>
        <w:rPr>
          <w:rStyle w:val="affff4"/>
        </w:rPr>
        <w:annotationRef/>
      </w:r>
      <w:r>
        <w:rPr>
          <w:rFonts w:hint="eastAsia"/>
        </w:rPr>
        <w:t>什么情况非</w:t>
      </w:r>
      <w:r>
        <w:rPr>
          <w:rFonts w:hint="eastAsia"/>
        </w:rPr>
        <w:t>0</w:t>
      </w:r>
      <w:r>
        <w:rPr>
          <w:rFonts w:hint="eastAsia"/>
        </w:rPr>
        <w:t>？</w:t>
      </w:r>
    </w:p>
  </w:comment>
  <w:comment w:id="89" w:author="Yang Zhen SGH CDAY223" w:date="2026-01-06T10:04:00Z" w:initials="ZY">
    <w:p w14:paraId="3D6EB7EC" w14:textId="77777777" w:rsidR="007168C3" w:rsidRDefault="00EF3548" w:rsidP="007168C3">
      <w:pPr>
        <w:pStyle w:val="af5"/>
        <w:ind w:firstLineChars="0" w:firstLine="0"/>
      </w:pPr>
      <w:r>
        <w:rPr>
          <w:rStyle w:val="affff4"/>
        </w:rPr>
        <w:annotationRef/>
      </w:r>
      <w:r w:rsidR="007168C3">
        <w:rPr>
          <w:rFonts w:hint="eastAsia"/>
        </w:rPr>
        <w:t>当前还是待定的，非</w:t>
      </w:r>
      <w:r w:rsidR="007168C3">
        <w:t>0</w:t>
      </w:r>
      <w:r w:rsidR="007168C3">
        <w:rPr>
          <w:rFonts w:hint="eastAsia"/>
        </w:rPr>
        <w:t>可能会存在</w:t>
      </w:r>
      <w:r w:rsidR="007168C3">
        <w:rPr>
          <w:rFonts w:hint="eastAsia"/>
        </w:rPr>
        <w:t>ramp</w:t>
      </w:r>
      <w:r w:rsidR="007168C3">
        <w:rPr>
          <w:rFonts w:hint="eastAsia"/>
        </w:rPr>
        <w:t>的情况</w:t>
      </w:r>
    </w:p>
  </w:comment>
  <w:comment w:id="90" w:author="Yang Zhen SGH CDAY223" w:date="2026-01-19T14:37:00Z" w:initials="ZY">
    <w:p w14:paraId="464128D1" w14:textId="1C230A7F" w:rsidR="00FA0A02" w:rsidRDefault="00FA0A02" w:rsidP="00FA0A02">
      <w:pPr>
        <w:pStyle w:val="af5"/>
        <w:ind w:firstLineChars="0" w:firstLine="0"/>
      </w:pPr>
      <w:r>
        <w:rPr>
          <w:rStyle w:val="affff4"/>
        </w:rPr>
        <w:annotationRef/>
      </w:r>
      <w:r>
        <w:rPr>
          <w:lang w:val="en-US"/>
        </w:rPr>
        <w:t xml:space="preserve">VCU </w:t>
      </w:r>
      <w:r>
        <w:rPr>
          <w:rFonts w:hint="eastAsia"/>
        </w:rPr>
        <w:t>驱动扭矩</w:t>
      </w:r>
      <w:r>
        <w:rPr>
          <w:rFonts w:hint="eastAsia"/>
        </w:rPr>
        <w:t>+</w:t>
      </w:r>
      <w:r>
        <w:rPr>
          <w:lang w:val="en-US"/>
        </w:rPr>
        <w:t xml:space="preserve">VMC HDC </w:t>
      </w:r>
      <w:r>
        <w:rPr>
          <w:rFonts w:hint="eastAsia"/>
        </w:rPr>
        <w:t>电制动请求扭矩。</w:t>
      </w:r>
    </w:p>
  </w:comment>
  <w:comment w:id="125" w:author="龙新宇" w:date="2026-01-05T15:19:00Z" w:initials="龙新宇">
    <w:p w14:paraId="50737AB5" w14:textId="43EC3778" w:rsidR="001C6008" w:rsidRDefault="001C6008">
      <w:pPr>
        <w:pStyle w:val="af5"/>
        <w:ind w:firstLine="420"/>
      </w:pPr>
      <w:r>
        <w:rPr>
          <w:rStyle w:val="affff4"/>
        </w:rPr>
        <w:annotationRef/>
      </w:r>
      <w:r>
        <w:rPr>
          <w:rFonts w:hint="eastAsia"/>
        </w:rPr>
        <w:t>退出条件是</w:t>
      </w:r>
      <w:r>
        <w:rPr>
          <w:rFonts w:hint="eastAsia"/>
        </w:rPr>
        <w:t>&gt;</w:t>
      </w:r>
      <w:r>
        <w:t>50bar</w:t>
      </w:r>
      <w:r>
        <w:rPr>
          <w:rFonts w:hint="eastAsia"/>
        </w:rPr>
        <w:t>，那不就会有驾驶员制动踏板请求</w:t>
      </w:r>
    </w:p>
  </w:comment>
  <w:comment w:id="126" w:author="Yang Zhen SGH CDAY223" w:date="2026-01-06T10:16:00Z" w:initials="ZY">
    <w:p w14:paraId="764A55A5" w14:textId="77777777" w:rsidR="0067088A" w:rsidRDefault="000701D8" w:rsidP="0067088A">
      <w:pPr>
        <w:pStyle w:val="af5"/>
        <w:ind w:firstLineChars="0" w:firstLine="0"/>
      </w:pPr>
      <w:r>
        <w:rPr>
          <w:rStyle w:val="affff4"/>
        </w:rPr>
        <w:annotationRef/>
      </w:r>
      <w:r w:rsidR="0067088A">
        <w:rPr>
          <w:rFonts w:hint="eastAsia"/>
        </w:rPr>
        <w:t>见最新文档。</w:t>
      </w:r>
    </w:p>
  </w:comment>
  <w:comment w:id="156" w:author="龙新宇" w:date="2025-12-26T16:30:00Z" w:initials="龙新宇">
    <w:p w14:paraId="06D354C5" w14:textId="4F0B29F8" w:rsidR="006C76F1" w:rsidRDefault="006C76F1">
      <w:pPr>
        <w:pStyle w:val="af5"/>
        <w:ind w:firstLine="420"/>
      </w:pPr>
      <w:r>
        <w:rPr>
          <w:rStyle w:val="affff4"/>
        </w:rPr>
        <w:annotationRef/>
      </w:r>
      <w:r>
        <w:rPr>
          <w:rFonts w:hint="eastAsia"/>
        </w:rPr>
        <w:t>不响应</w:t>
      </w:r>
      <w:r>
        <w:rPr>
          <w:rFonts w:hint="eastAsia"/>
        </w:rPr>
        <w:t>V</w:t>
      </w:r>
      <w:r>
        <w:t>MC</w:t>
      </w:r>
      <w:r>
        <w:rPr>
          <w:rFonts w:hint="eastAsia"/>
        </w:rPr>
        <w:t>压力但是功能不退出的目的是啥</w:t>
      </w:r>
    </w:p>
    <w:p w14:paraId="6CC303EE" w14:textId="2E56BA82" w:rsidR="006C76F1" w:rsidRDefault="006C76F1">
      <w:pPr>
        <w:pStyle w:val="af5"/>
        <w:ind w:firstLine="420"/>
      </w:pPr>
      <w:r>
        <w:rPr>
          <w:rFonts w:hint="eastAsia"/>
        </w:rPr>
        <w:t>现在</w:t>
      </w:r>
      <w:r>
        <w:rPr>
          <w:rFonts w:hint="eastAsia"/>
        </w:rPr>
        <w:t>A</w:t>
      </w:r>
      <w:r>
        <w:t>BS</w:t>
      </w:r>
      <w:r>
        <w:rPr>
          <w:rFonts w:hint="eastAsia"/>
        </w:rPr>
        <w:t>和</w:t>
      </w:r>
      <w:r>
        <w:rPr>
          <w:rFonts w:hint="eastAsia"/>
        </w:rPr>
        <w:t>Y</w:t>
      </w:r>
      <w:r>
        <w:t>SC</w:t>
      </w:r>
      <w:r>
        <w:rPr>
          <w:rFonts w:hint="eastAsia"/>
        </w:rPr>
        <w:t>激活时要求能量回收退出</w:t>
      </w:r>
    </w:p>
  </w:comment>
  <w:comment w:id="157" w:author="Yang Zhen SGH CDAY223" w:date="2026-01-19T15:57:00Z" w:initials="ZY">
    <w:p w14:paraId="560B1171" w14:textId="77777777" w:rsidR="00792677" w:rsidRDefault="00792677" w:rsidP="00792677">
      <w:pPr>
        <w:pStyle w:val="af5"/>
        <w:ind w:firstLineChars="0" w:firstLine="0"/>
      </w:pPr>
      <w:r>
        <w:rPr>
          <w:rStyle w:val="affff4"/>
        </w:rPr>
        <w:annotationRef/>
      </w:r>
      <w:r>
        <w:rPr>
          <w:lang w:val="en-US"/>
        </w:rPr>
        <w:t>ABS</w:t>
      </w:r>
      <w:r>
        <w:rPr>
          <w:rFonts w:hint="eastAsia"/>
        </w:rPr>
        <w:t>，</w:t>
      </w:r>
      <w:r>
        <w:rPr>
          <w:rFonts w:hint="eastAsia"/>
        </w:rPr>
        <w:t xml:space="preserve"> </w:t>
      </w:r>
      <w:r>
        <w:rPr>
          <w:lang w:val="en-US"/>
        </w:rPr>
        <w:t>YSC</w:t>
      </w:r>
      <w:r>
        <w:rPr>
          <w:rFonts w:hint="eastAsia"/>
        </w:rPr>
        <w:t>的控制属于轮端控制，</w:t>
      </w:r>
      <w:r>
        <w:rPr>
          <w:lang w:val="en-US"/>
        </w:rPr>
        <w:t>HDC</w:t>
      </w:r>
      <w:r>
        <w:rPr>
          <w:rFonts w:hint="eastAsia"/>
        </w:rPr>
        <w:t>的控制属于纵向总制动控制，两边不冲突。</w:t>
      </w:r>
    </w:p>
  </w:comment>
  <w:comment w:id="158" w:author="Yang Zhen SGH CDAY223" w:date="2026-01-19T15:59:00Z" w:initials="ZY">
    <w:p w14:paraId="7C291B4D" w14:textId="77777777" w:rsidR="00FE03F5" w:rsidRDefault="00FE03F5" w:rsidP="00FE03F5">
      <w:pPr>
        <w:pStyle w:val="af5"/>
        <w:ind w:firstLineChars="0" w:firstLine="0"/>
      </w:pPr>
      <w:r>
        <w:rPr>
          <w:rStyle w:val="affff4"/>
        </w:rPr>
        <w:annotationRef/>
      </w:r>
      <w:r>
        <w:rPr>
          <w:rFonts w:hint="eastAsia"/>
        </w:rPr>
        <w:t>总体按照</w:t>
      </w:r>
      <w:r>
        <w:rPr>
          <w:lang w:val="en-US"/>
        </w:rPr>
        <w:t>SGMW</w:t>
      </w:r>
      <w:r>
        <w:rPr>
          <w:rFonts w:hint="eastAsia"/>
        </w:rPr>
        <w:t>需求处理：</w:t>
      </w:r>
      <w:r>
        <w:rPr>
          <w:rFonts w:hint="eastAsia"/>
        </w:rPr>
        <w:t xml:space="preserve"> </w:t>
      </w:r>
      <w:r>
        <w:rPr>
          <w:rFonts w:hint="eastAsia"/>
        </w:rPr>
        <w:t>如有</w:t>
      </w:r>
      <w:r>
        <w:rPr>
          <w:lang w:val="en-US"/>
        </w:rPr>
        <w:t>ABS</w:t>
      </w:r>
      <w:r>
        <w:rPr>
          <w:rFonts w:hint="eastAsia"/>
        </w:rPr>
        <w:t>，</w:t>
      </w:r>
      <w:r>
        <w:rPr>
          <w:lang w:val="en-US"/>
        </w:rPr>
        <w:t>YSC</w:t>
      </w:r>
      <w:r>
        <w:rPr>
          <w:rFonts w:hint="eastAsia"/>
        </w:rPr>
        <w:t>等要求禁用电制动的需求，</w:t>
      </w:r>
      <w:r>
        <w:rPr>
          <w:lang w:val="en-US"/>
        </w:rPr>
        <w:t>HDC</w:t>
      </w:r>
      <w:r>
        <w:rPr>
          <w:rFonts w:hint="eastAsia"/>
        </w:rPr>
        <w:t>也会实现。</w:t>
      </w:r>
    </w:p>
  </w:comment>
  <w:comment w:id="165" w:author="龙新宇" w:date="2025-12-26T16:43:00Z" w:initials="龙新宇">
    <w:p w14:paraId="56AEC1E3" w14:textId="4975C74D" w:rsidR="00B16B5E" w:rsidRDefault="00B16B5E">
      <w:pPr>
        <w:pStyle w:val="af5"/>
        <w:ind w:firstLine="420"/>
      </w:pPr>
      <w:r>
        <w:rPr>
          <w:rStyle w:val="affff4"/>
        </w:rPr>
        <w:annotationRef/>
      </w:r>
      <w:r>
        <w:rPr>
          <w:rFonts w:hint="eastAsia"/>
        </w:rPr>
        <w:t>若驾驶员踩下制动踏板呢？</w:t>
      </w:r>
    </w:p>
  </w:comment>
  <w:comment w:id="166" w:author="Yang Zhen SGH CDAY223" w:date="2026-01-06T10:30:00Z" w:initials="ZY">
    <w:p w14:paraId="57322735" w14:textId="77777777" w:rsidR="008B43C0" w:rsidRDefault="00897286" w:rsidP="008B43C0">
      <w:pPr>
        <w:pStyle w:val="af5"/>
        <w:ind w:firstLineChars="0" w:firstLine="0"/>
      </w:pPr>
      <w:r>
        <w:rPr>
          <w:rStyle w:val="affff4"/>
        </w:rPr>
        <w:annotationRef/>
      </w:r>
      <w:r w:rsidR="008B43C0">
        <w:rPr>
          <w:rFonts w:hint="eastAsia"/>
        </w:rPr>
        <w:t>见最新文档内容</w:t>
      </w:r>
    </w:p>
  </w:comment>
  <w:comment w:id="172" w:author="龙新宇" w:date="2025-12-26T16:28:00Z" w:initials="龙新宇">
    <w:p w14:paraId="50DEA583" w14:textId="390D273B" w:rsidR="006C76F1" w:rsidRDefault="006C76F1">
      <w:pPr>
        <w:pStyle w:val="af5"/>
        <w:ind w:firstLine="420"/>
      </w:pPr>
      <w:r>
        <w:rPr>
          <w:rStyle w:val="affff4"/>
        </w:rPr>
        <w:annotationRef/>
      </w:r>
      <w:r>
        <w:rPr>
          <w:rFonts w:hint="eastAsia"/>
        </w:rPr>
        <w:t>长下坡是否可以通过悬架调平车身</w:t>
      </w:r>
    </w:p>
  </w:comment>
  <w:comment w:id="173" w:author="Yang Zhen SGH CDAY223" w:date="2026-01-06T10:31:00Z" w:initials="ZY">
    <w:p w14:paraId="511D13FE" w14:textId="77777777" w:rsidR="00FE57F6" w:rsidRDefault="00FE57F6" w:rsidP="00FE57F6">
      <w:pPr>
        <w:pStyle w:val="af5"/>
        <w:ind w:firstLineChars="0" w:firstLine="0"/>
      </w:pPr>
      <w:r>
        <w:rPr>
          <w:rStyle w:val="affff4"/>
        </w:rPr>
        <w:annotationRef/>
      </w:r>
      <w:r>
        <w:rPr>
          <w:lang w:val="en-US"/>
        </w:rPr>
        <w:t>@</w:t>
      </w:r>
      <w:r>
        <w:rPr>
          <w:rFonts w:hint="eastAsia"/>
        </w:rPr>
        <w:t xml:space="preserve">deqing </w:t>
      </w:r>
      <w:r>
        <w:rPr>
          <w:rFonts w:hint="eastAsia"/>
        </w:rPr>
        <w:t>需要评估</w:t>
      </w:r>
    </w:p>
  </w:comment>
  <w:comment w:id="174" w:author="Yang Zhen SGH CDAY223" w:date="2026-01-19T16:04:00Z" w:initials="ZY">
    <w:p w14:paraId="3C636A4F" w14:textId="77777777" w:rsidR="00C17879" w:rsidRDefault="00C17879" w:rsidP="00C17879">
      <w:pPr>
        <w:pStyle w:val="af5"/>
        <w:ind w:firstLineChars="0" w:firstLine="0"/>
      </w:pPr>
      <w:r>
        <w:rPr>
          <w:rStyle w:val="affff4"/>
        </w:rPr>
        <w:annotationRef/>
      </w:r>
      <w:r>
        <w:rPr>
          <w:rFonts w:hint="eastAsia"/>
        </w:rPr>
        <w:t>可能影响视野，效果也可能有限</w:t>
      </w:r>
    </w:p>
  </w:comment>
  <w:comment w:id="178"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179"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180" w:name="_@_9899905A478F4D578539F800C063A6DDZ"/>
      <w:r>
        <w:fldChar w:fldCharType="separate"/>
      </w:r>
      <w:bookmarkEnd w:id="180"/>
      <w:r w:rsidRPr="00C0778B">
        <w:rPr>
          <w:rStyle w:val="affffffb"/>
          <w:noProof/>
        </w:rPr>
        <w:t>@Du Deqing SGH CDAY623</w:t>
      </w:r>
      <w:r>
        <w:fldChar w:fldCharType="end"/>
      </w:r>
      <w:r>
        <w:t xml:space="preserve">  </w:t>
      </w:r>
      <w:r>
        <w:rPr>
          <w:rFonts w:hint="eastAsia"/>
        </w:rPr>
        <w:t>是否有对标品牌的同样做法？</w:t>
      </w:r>
    </w:p>
  </w:comment>
  <w:comment w:id="181" w:author="龙新宇" w:date="2026-01-05T13:46:00Z" w:initials="龙新宇">
    <w:p w14:paraId="3AC664FA" w14:textId="4507E06C" w:rsidR="005045C3" w:rsidRDefault="005045C3">
      <w:pPr>
        <w:pStyle w:val="af5"/>
        <w:ind w:firstLine="420"/>
      </w:pPr>
      <w:r>
        <w:rPr>
          <w:rStyle w:val="affff4"/>
        </w:rPr>
        <w:annotationRef/>
      </w:r>
      <w:r>
        <w:rPr>
          <w:rFonts w:hint="eastAsia"/>
        </w:rPr>
        <w:t>是否需要车速</w:t>
      </w:r>
    </w:p>
  </w:comment>
  <w:comment w:id="182" w:author="Yang Zhen SGH CDAY223" w:date="2026-01-06T10:32:00Z" w:initials="ZY">
    <w:p w14:paraId="498FC282" w14:textId="77777777" w:rsidR="001877DE" w:rsidRDefault="001877DE" w:rsidP="001877DE">
      <w:pPr>
        <w:pStyle w:val="af5"/>
        <w:ind w:firstLineChars="0" w:firstLine="0"/>
      </w:pPr>
      <w:r>
        <w:rPr>
          <w:rStyle w:val="affff4"/>
        </w:rPr>
        <w:annotationRef/>
      </w:r>
      <w:r>
        <w:rPr>
          <w:rFonts w:hint="eastAsia"/>
        </w:rPr>
        <w:t>车速不是必须，我们内部可以计算。</w:t>
      </w:r>
    </w:p>
  </w:comment>
  <w:comment w:id="197"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198"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201" w:author="龙新宇" w:date="2026-01-05T14:27:00Z" w:initials="龙新宇">
    <w:p w14:paraId="71C39A4F" w14:textId="6169949A" w:rsidR="00954F2B" w:rsidRDefault="00954F2B">
      <w:pPr>
        <w:pStyle w:val="af5"/>
        <w:ind w:firstLine="420"/>
      </w:pPr>
      <w:r>
        <w:rPr>
          <w:rStyle w:val="affff4"/>
        </w:rPr>
        <w:annotationRef/>
      </w:r>
      <w:r w:rsidR="00C74B2F">
        <w:rPr>
          <w:rFonts w:hint="eastAsia"/>
        </w:rPr>
        <w:t>车速设计出于什么考虑？有建议值吗</w:t>
      </w:r>
      <w:r>
        <w:rPr>
          <w:rFonts w:hint="eastAsia"/>
        </w:rPr>
        <w:t>？</w:t>
      </w:r>
    </w:p>
  </w:comment>
  <w:comment w:id="202" w:author="Yang Zhen SGH CDAY223" w:date="2026-01-06T10:46:00Z" w:initials="ZY">
    <w:p w14:paraId="6E64DD96" w14:textId="77777777" w:rsidR="007733C8" w:rsidRDefault="00A556DF" w:rsidP="007733C8">
      <w:pPr>
        <w:pStyle w:val="af5"/>
        <w:ind w:firstLineChars="0" w:firstLine="0"/>
      </w:pPr>
      <w:r>
        <w:rPr>
          <w:rStyle w:val="affff4"/>
        </w:rPr>
        <w:annotationRef/>
      </w:r>
      <w:r w:rsidR="007733C8">
        <w:rPr>
          <w:rFonts w:hint="eastAsia"/>
        </w:rPr>
        <w:t>推荐</w:t>
      </w:r>
      <w:r w:rsidR="007733C8">
        <w:rPr>
          <w:rFonts w:hint="eastAsia"/>
        </w:rPr>
        <w:t xml:space="preserve">35kph </w:t>
      </w:r>
    </w:p>
  </w:comment>
  <w:comment w:id="213" w:author="龙新宇" w:date="2026-01-05T14:27:00Z" w:initials="龙新宇">
    <w:p w14:paraId="617EE3CB" w14:textId="403F3A53" w:rsidR="00954F2B" w:rsidRDefault="00954F2B">
      <w:pPr>
        <w:pStyle w:val="af5"/>
        <w:ind w:firstLine="420"/>
      </w:pPr>
      <w:r>
        <w:rPr>
          <w:rStyle w:val="affff4"/>
        </w:rPr>
        <w:annotationRef/>
      </w:r>
      <w:r>
        <w:rPr>
          <w:rFonts w:hint="eastAsia"/>
        </w:rPr>
        <w:t>是否判断盘温、差速锁？是否还有其他条件？</w:t>
      </w:r>
    </w:p>
  </w:comment>
  <w:comment w:id="214" w:author="Yang Zhen SGH CDAY223" w:date="2026-01-06T10:47:00Z" w:initials="ZY">
    <w:p w14:paraId="5D142A80" w14:textId="77777777" w:rsidR="00EB54F5" w:rsidRDefault="00581E73" w:rsidP="00EB54F5">
      <w:pPr>
        <w:pStyle w:val="af5"/>
        <w:ind w:firstLineChars="0" w:firstLine="0"/>
      </w:pPr>
      <w:r>
        <w:rPr>
          <w:rStyle w:val="affff4"/>
        </w:rPr>
        <w:annotationRef/>
      </w:r>
      <w:r w:rsidR="00EB54F5">
        <w:rPr>
          <w:rFonts w:hint="eastAsia"/>
        </w:rPr>
        <w:t>进入待命</w:t>
      </w:r>
      <w:r w:rsidR="00EB54F5">
        <w:rPr>
          <w:rFonts w:hint="eastAsia"/>
        </w:rPr>
        <w:t xml:space="preserve">passive </w:t>
      </w:r>
      <w:r w:rsidR="00EB54F5">
        <w:rPr>
          <w:rFonts w:hint="eastAsia"/>
        </w:rPr>
        <w:t>条件无需其他。</w:t>
      </w:r>
      <w:r w:rsidR="00EB54F5">
        <w:rPr>
          <w:rFonts w:hint="eastAsia"/>
        </w:rPr>
        <w:t xml:space="preserve"> </w:t>
      </w:r>
      <w:r w:rsidR="00EB54F5">
        <w:rPr>
          <w:rFonts w:hint="eastAsia"/>
        </w:rPr>
        <w:t>盘温，故障等条件是退出激活条件。</w:t>
      </w:r>
    </w:p>
  </w:comment>
  <w:comment w:id="242"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243"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261"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262"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263"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264"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265"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266"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267" w:author="龙新宇" w:date="2025-12-26T17:00:00Z" w:initials="龙新宇">
    <w:p w14:paraId="40A7C6C3" w14:textId="6AF7B969" w:rsidR="00852B05" w:rsidRDefault="00852B05">
      <w:pPr>
        <w:pStyle w:val="af5"/>
        <w:ind w:firstLine="420"/>
      </w:pPr>
      <w:r>
        <w:rPr>
          <w:rStyle w:val="affff4"/>
        </w:rPr>
        <w:annotationRef/>
      </w:r>
      <w:r>
        <w:rPr>
          <w:rFonts w:hint="eastAsia"/>
        </w:rPr>
        <w:t>需补充与</w:t>
      </w:r>
      <w:r>
        <w:rPr>
          <w:rFonts w:hint="eastAsia"/>
        </w:rPr>
        <w:t>A</w:t>
      </w:r>
      <w:r>
        <w:t>DAS</w:t>
      </w:r>
      <w:r>
        <w:rPr>
          <w:rFonts w:hint="eastAsia"/>
        </w:rPr>
        <w:t>的接口</w:t>
      </w:r>
    </w:p>
  </w:comment>
  <w:comment w:id="268" w:author="Yang Zhen SGH CDAY223" w:date="2026-01-06T13:07:00Z" w:initials="ZY">
    <w:p w14:paraId="370D3AFF" w14:textId="77777777" w:rsidR="00A74C02" w:rsidRDefault="00B833AF" w:rsidP="00A74C02">
      <w:pPr>
        <w:pStyle w:val="af5"/>
        <w:ind w:firstLineChars="0" w:firstLine="0"/>
      </w:pPr>
      <w:r>
        <w:rPr>
          <w:rStyle w:val="affff4"/>
        </w:rPr>
        <w:annotationRef/>
      </w:r>
      <w:r w:rsidR="00A74C02">
        <w:rPr>
          <w:rFonts w:hint="eastAsia"/>
        </w:rPr>
        <w:t>是有这个信号的：</w:t>
      </w:r>
      <w:r w:rsidR="00A74C02">
        <w:rPr>
          <w:rFonts w:hint="eastAsia"/>
        </w:rPr>
        <w:t xml:space="preserve"> </w:t>
      </w:r>
      <w:r w:rsidR="00A74C02">
        <w:t xml:space="preserve">VCUADASActvSts_1 </w:t>
      </w:r>
      <w:r w:rsidR="00A74C02">
        <w:rPr>
          <w:rFonts w:hint="eastAsia"/>
        </w:rPr>
        <w:t>更新了最新信号定义</w:t>
      </w:r>
    </w:p>
  </w:comment>
  <w:comment w:id="271"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272"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273" w:author="龙新宇" w:date="2025-12-26T17:04:00Z" w:initials="龙新宇">
    <w:p w14:paraId="6B3B9B31" w14:textId="5A8218AC" w:rsidR="00852B05" w:rsidRDefault="00852B05">
      <w:pPr>
        <w:pStyle w:val="af5"/>
        <w:ind w:firstLine="420"/>
      </w:pPr>
      <w:r>
        <w:rPr>
          <w:rStyle w:val="affff4"/>
        </w:rPr>
        <w:annotationRef/>
      </w:r>
      <w:r>
        <w:rPr>
          <w:rFonts w:hint="eastAsia"/>
        </w:rPr>
        <w:t>激活条件</w:t>
      </w:r>
      <w:r>
        <w:rPr>
          <w:rFonts w:hint="eastAsia"/>
        </w:rPr>
        <w:t>3</w:t>
      </w:r>
      <w:r>
        <w:t>bar</w:t>
      </w:r>
      <w:r>
        <w:rPr>
          <w:rFonts w:hint="eastAsia"/>
        </w:rPr>
        <w:t>，退出条件</w:t>
      </w:r>
      <w:r>
        <w:rPr>
          <w:rFonts w:hint="eastAsia"/>
        </w:rPr>
        <w:t>5</w:t>
      </w:r>
      <w:r>
        <w:t>0bar?</w:t>
      </w:r>
    </w:p>
    <w:p w14:paraId="09681248" w14:textId="05E696E2" w:rsidR="00852B05" w:rsidRDefault="00852B05" w:rsidP="00852B05">
      <w:pPr>
        <w:pStyle w:val="af5"/>
        <w:ind w:firstLineChars="95" w:firstLine="199"/>
      </w:pPr>
      <w:r>
        <w:rPr>
          <w:rFonts w:hint="eastAsia"/>
        </w:rPr>
        <w:t>小幅度踩刹车</w:t>
      </w:r>
      <w:r>
        <w:rPr>
          <w:rFonts w:hint="eastAsia"/>
        </w:rPr>
        <w:t>H</w:t>
      </w:r>
      <w:r>
        <w:t>DC</w:t>
      </w:r>
      <w:r>
        <w:rPr>
          <w:rFonts w:hint="eastAsia"/>
        </w:rPr>
        <w:t>不退？</w:t>
      </w:r>
      <w:r>
        <w:rPr>
          <w:rFonts w:hint="eastAsia"/>
        </w:rPr>
        <w:t>V</w:t>
      </w:r>
      <w:r>
        <w:t>MC</w:t>
      </w:r>
      <w:r>
        <w:rPr>
          <w:rFonts w:hint="eastAsia"/>
        </w:rPr>
        <w:t>控制减速？</w:t>
      </w:r>
      <w:r w:rsidR="00CE5128">
        <w:rPr>
          <w:rFonts w:hint="eastAsia"/>
        </w:rPr>
        <w:t>E</w:t>
      </w:r>
      <w:r w:rsidR="00CE5128">
        <w:t>HB</w:t>
      </w:r>
      <w:r w:rsidR="00CE5128">
        <w:rPr>
          <w:rFonts w:hint="eastAsia"/>
        </w:rPr>
        <w:t>I</w:t>
      </w:r>
      <w:r w:rsidR="00CE5128">
        <w:rPr>
          <w:rFonts w:hint="eastAsia"/>
        </w:rPr>
        <w:t>按哪个响应？</w:t>
      </w:r>
    </w:p>
  </w:comment>
  <w:comment w:id="274" w:author="Yang Zhen SGH CDAY223" w:date="2026-01-06T13:16:00Z" w:initials="ZY">
    <w:p w14:paraId="40B05134" w14:textId="77777777" w:rsidR="00D81353" w:rsidRDefault="00561F9B" w:rsidP="00D81353">
      <w:pPr>
        <w:pStyle w:val="af5"/>
        <w:ind w:firstLineChars="0" w:firstLine="0"/>
      </w:pPr>
      <w:r>
        <w:rPr>
          <w:rStyle w:val="affff4"/>
        </w:rPr>
        <w:annotationRef/>
      </w:r>
      <w:r w:rsidR="00D81353">
        <w:rPr>
          <w:rFonts w:hint="eastAsia"/>
        </w:rPr>
        <w:t>当</w:t>
      </w:r>
      <w:r w:rsidR="00D81353">
        <w:rPr>
          <w:rFonts w:hint="eastAsia"/>
        </w:rPr>
        <w:t xml:space="preserve"> </w:t>
      </w:r>
      <w:r w:rsidR="00D81353">
        <w:rPr>
          <w:rFonts w:hint="eastAsia"/>
        </w:rPr>
        <w:t>驾驶员请求的制动扭矩（电</w:t>
      </w:r>
      <w:r w:rsidR="00D81353">
        <w:rPr>
          <w:rFonts w:hint="eastAsia"/>
        </w:rPr>
        <w:t>+</w:t>
      </w:r>
      <w:r w:rsidR="00D81353">
        <w:rPr>
          <w:rFonts w:hint="eastAsia"/>
        </w:rPr>
        <w:t>液压）小于</w:t>
      </w:r>
      <w:r w:rsidR="00D81353">
        <w:rPr>
          <w:lang w:val="en-US"/>
        </w:rPr>
        <w:t>HDC</w:t>
      </w:r>
      <w:r w:rsidR="00D81353">
        <w:rPr>
          <w:rFonts w:hint="eastAsia"/>
        </w:rPr>
        <w:t>请求的总制动扭矩（电</w:t>
      </w:r>
      <w:r w:rsidR="00D81353">
        <w:rPr>
          <w:rFonts w:hint="eastAsia"/>
        </w:rPr>
        <w:t>+</w:t>
      </w:r>
      <w:r w:rsidR="00D81353">
        <w:rPr>
          <w:rFonts w:hint="eastAsia"/>
        </w:rPr>
        <w:t>液压），按照取大原则，制动执行器需要执行</w:t>
      </w:r>
      <w:r w:rsidR="00D81353">
        <w:rPr>
          <w:lang w:val="en-US"/>
        </w:rPr>
        <w:t>HDC</w:t>
      </w:r>
      <w:r w:rsidR="00D81353">
        <w:rPr>
          <w:rFonts w:hint="eastAsia"/>
        </w:rPr>
        <w:t>的制动请求，此时</w:t>
      </w:r>
      <w:r w:rsidR="00D81353">
        <w:rPr>
          <w:lang w:val="en-US"/>
        </w:rPr>
        <w:t>HDC</w:t>
      </w:r>
      <w:r w:rsidR="00D81353">
        <w:rPr>
          <w:rFonts w:hint="eastAsia"/>
        </w:rPr>
        <w:t>速度闭环还在工作，但是如果驾驶员请求的制动扭矩（电</w:t>
      </w:r>
      <w:r w:rsidR="00D81353">
        <w:rPr>
          <w:rFonts w:hint="eastAsia"/>
        </w:rPr>
        <w:t>+</w:t>
      </w:r>
      <w:r w:rsidR="00D81353">
        <w:rPr>
          <w:rFonts w:hint="eastAsia"/>
        </w:rPr>
        <w:t>液压）大于</w:t>
      </w:r>
      <w:r w:rsidR="00D81353">
        <w:rPr>
          <w:lang w:val="en-US"/>
        </w:rPr>
        <w:t>HDC</w:t>
      </w:r>
      <w:r w:rsidR="00D81353">
        <w:rPr>
          <w:rFonts w:hint="eastAsia"/>
        </w:rPr>
        <w:t>请求的总制动扭矩（电</w:t>
      </w:r>
      <w:r w:rsidR="00D81353">
        <w:rPr>
          <w:rFonts w:hint="eastAsia"/>
        </w:rPr>
        <w:t>+</w:t>
      </w:r>
      <w:r w:rsidR="00D81353">
        <w:rPr>
          <w:rFonts w:hint="eastAsia"/>
        </w:rPr>
        <w:t>液压），表征驾驶员想通过制动踏板来减速车辆，</w:t>
      </w:r>
      <w:r w:rsidR="00D81353">
        <w:rPr>
          <w:rFonts w:hint="eastAsia"/>
        </w:rPr>
        <w:t xml:space="preserve"> </w:t>
      </w:r>
      <w:r w:rsidR="00D81353">
        <w:rPr>
          <w:lang w:val="en-US"/>
        </w:rPr>
        <w:t>HDC</w:t>
      </w:r>
      <w:r w:rsidR="00D81353">
        <w:rPr>
          <w:rFonts w:hint="eastAsia"/>
        </w:rPr>
        <w:t>功能需要退出，此时</w:t>
      </w:r>
      <w:r w:rsidR="00D81353">
        <w:rPr>
          <w:lang w:val="en-US"/>
        </w:rPr>
        <w:t>EHB</w:t>
      </w:r>
      <w:r w:rsidR="00D81353">
        <w:rPr>
          <w:rFonts w:hint="eastAsia"/>
        </w:rPr>
        <w:t>i</w:t>
      </w:r>
      <w:r w:rsidR="00D81353">
        <w:rPr>
          <w:rFonts w:hint="eastAsia"/>
        </w:rPr>
        <w:t>负责控制减速。等制动踏板回位，</w:t>
      </w:r>
      <w:r w:rsidR="00D81353">
        <w:rPr>
          <w:lang w:val="en-US"/>
        </w:rPr>
        <w:t>HDC</w:t>
      </w:r>
      <w:r w:rsidR="00D81353">
        <w:rPr>
          <w:rFonts w:hint="eastAsia"/>
        </w:rPr>
        <w:t>功能重新激活，此时按照当前车速为新的目标车速进行速度闭环控制。</w:t>
      </w:r>
    </w:p>
  </w:comment>
  <w:comment w:id="276" w:author="龙新宇" w:date="2025-12-26T17:07:00Z" w:initials="龙新宇">
    <w:p w14:paraId="59636C2D" w14:textId="08DAEC47" w:rsidR="00852B05" w:rsidRDefault="00852B05">
      <w:pPr>
        <w:pStyle w:val="af5"/>
        <w:ind w:firstLine="420"/>
      </w:pPr>
      <w:r>
        <w:rPr>
          <w:rStyle w:val="affff4"/>
        </w:rPr>
        <w:annotationRef/>
      </w:r>
      <w:r>
        <w:rPr>
          <w:rFonts w:hint="eastAsia"/>
        </w:rPr>
        <w:t>大概有多少制动压力？</w:t>
      </w:r>
    </w:p>
  </w:comment>
  <w:comment w:id="277" w:author="Yang Zhen SGH CDAY223" w:date="2026-01-06T13:16:00Z" w:initials="ZY">
    <w:p w14:paraId="1109CC93" w14:textId="77777777" w:rsidR="00CC468F" w:rsidRDefault="001E5103" w:rsidP="00CC468F">
      <w:pPr>
        <w:pStyle w:val="af5"/>
        <w:ind w:firstLineChars="0" w:firstLine="0"/>
      </w:pPr>
      <w:r>
        <w:rPr>
          <w:rStyle w:val="affff4"/>
        </w:rPr>
        <w:annotationRef/>
      </w:r>
      <w:r w:rsidR="00CC468F">
        <w:rPr>
          <w:rFonts w:hint="eastAsia"/>
        </w:rPr>
        <w:t>见最新</w:t>
      </w:r>
      <w:r w:rsidR="00CC468F">
        <w:rPr>
          <w:rFonts w:hint="eastAsia"/>
        </w:rPr>
        <w:t>comment</w:t>
      </w:r>
    </w:p>
  </w:comment>
  <w:comment w:id="281"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282"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287" w:author="龙新宇" w:date="2025-12-26T17:08:00Z" w:initials="龙新宇">
    <w:p w14:paraId="5A386F49" w14:textId="3DF05553" w:rsidR="00852B05" w:rsidRDefault="00852B05">
      <w:pPr>
        <w:pStyle w:val="af5"/>
        <w:ind w:firstLine="420"/>
      </w:pPr>
      <w:r>
        <w:rPr>
          <w:rStyle w:val="affff4"/>
        </w:rPr>
        <w:annotationRef/>
      </w:r>
      <w:r>
        <w:rPr>
          <w:rFonts w:hint="eastAsia"/>
        </w:rPr>
        <w:t>车速小于蠕行车速时</w:t>
      </w:r>
      <w:r>
        <w:rPr>
          <w:rFonts w:hint="eastAsia"/>
        </w:rPr>
        <w:t>V</w:t>
      </w:r>
      <w:r>
        <w:t>CU</w:t>
      </w:r>
      <w:r>
        <w:rPr>
          <w:rFonts w:hint="eastAsia"/>
        </w:rPr>
        <w:t>可能有蠕行扭矩输出，需确定优先级</w:t>
      </w:r>
      <w:r w:rsidR="005A6E81">
        <w:rPr>
          <w:rFonts w:hint="eastAsia"/>
        </w:rPr>
        <w:t>。有蠕行扭矩</w:t>
      </w:r>
      <w:r w:rsidR="005A6E81">
        <w:rPr>
          <w:rFonts w:hint="eastAsia"/>
        </w:rPr>
        <w:t>H</w:t>
      </w:r>
      <w:r w:rsidR="005A6E81">
        <w:t>DC</w:t>
      </w:r>
      <w:r w:rsidR="005A6E81">
        <w:rPr>
          <w:rFonts w:hint="eastAsia"/>
        </w:rPr>
        <w:t>激活期间想停车会导致扭矩对抗。（现有</w:t>
      </w:r>
      <w:r w:rsidR="005A6E81">
        <w:rPr>
          <w:rFonts w:hint="eastAsia"/>
        </w:rPr>
        <w:t>H</w:t>
      </w:r>
      <w:r w:rsidR="005A6E81">
        <w:t>DC</w:t>
      </w:r>
      <w:r w:rsidR="005A6E81">
        <w:rPr>
          <w:rFonts w:hint="eastAsia"/>
        </w:rPr>
        <w:t>方案是车速小于蠕行车速直接退出</w:t>
      </w:r>
      <w:r w:rsidR="005A6E81">
        <w:rPr>
          <w:rFonts w:hint="eastAsia"/>
        </w:rPr>
        <w:t>H</w:t>
      </w:r>
      <w:r w:rsidR="005A6E81">
        <w:t>DC</w:t>
      </w:r>
      <w:r w:rsidR="005A6E81">
        <w:rPr>
          <w:rFonts w:hint="eastAsia"/>
        </w:rPr>
        <w:t>）</w:t>
      </w:r>
    </w:p>
  </w:comment>
  <w:comment w:id="288" w:author="Yang Zhen SGH CDAY223" w:date="2026-01-06T13:20:00Z" w:initials="ZY">
    <w:p w14:paraId="62B2013F" w14:textId="77777777" w:rsidR="00B307E1" w:rsidRDefault="00B307E1" w:rsidP="00B307E1">
      <w:pPr>
        <w:pStyle w:val="af5"/>
        <w:ind w:firstLineChars="0" w:firstLine="0"/>
      </w:pPr>
      <w:r>
        <w:rPr>
          <w:rStyle w:val="affff4"/>
        </w:rPr>
        <w:annotationRef/>
      </w:r>
      <w:r>
        <w:rPr>
          <w:rFonts w:hint="eastAsia"/>
        </w:rPr>
        <w:t>可以，加一个车速</w:t>
      </w:r>
      <w:r>
        <w:rPr>
          <w:lang w:val="en-US"/>
        </w:rPr>
        <w:t xml:space="preserve">&lt; </w:t>
      </w:r>
      <w:r>
        <w:rPr>
          <w:rFonts w:hint="eastAsia"/>
        </w:rPr>
        <w:t>蠕行车速的条件。就提蠕行车速多少？</w:t>
      </w:r>
      <w:r>
        <w:rPr>
          <w:rFonts w:hint="eastAsia"/>
        </w:rPr>
        <w:t>4</w:t>
      </w:r>
      <w:r>
        <w:rPr>
          <w:lang w:val="en-US"/>
        </w:rPr>
        <w:t>KPH?</w:t>
      </w:r>
    </w:p>
  </w:comment>
  <w:comment w:id="309"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310"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312" w:author="龙新宇" w:date="2026-01-05T09:03:00Z" w:initials="龙新宇">
    <w:p w14:paraId="106B08B6" w14:textId="009DEEDE" w:rsidR="00641422" w:rsidRDefault="00641422">
      <w:pPr>
        <w:pStyle w:val="af5"/>
        <w:ind w:firstLine="420"/>
      </w:pPr>
      <w:r>
        <w:rPr>
          <w:rStyle w:val="affff4"/>
        </w:rPr>
        <w:annotationRef/>
      </w:r>
      <w:r>
        <w:rPr>
          <w:rFonts w:hint="eastAsia"/>
        </w:rPr>
        <w:t>激活时的优先级和分配怎么做</w:t>
      </w:r>
    </w:p>
    <w:p w14:paraId="1F91A7B1" w14:textId="042FD33C" w:rsidR="00641422" w:rsidRDefault="00641422">
      <w:pPr>
        <w:pStyle w:val="af5"/>
        <w:ind w:firstLine="420"/>
      </w:pPr>
      <w:r>
        <w:rPr>
          <w:rFonts w:hint="eastAsia"/>
        </w:rPr>
        <w:t>故障降级怎么做</w:t>
      </w:r>
    </w:p>
  </w:comment>
  <w:comment w:id="313" w:author="Yang Zhen SGH CDAY223" w:date="2026-01-06T13:43:00Z" w:initials="ZY">
    <w:p w14:paraId="211CDBCE" w14:textId="77777777" w:rsidR="002E2C8D" w:rsidRDefault="00C65B67" w:rsidP="002E2C8D">
      <w:pPr>
        <w:pStyle w:val="af5"/>
        <w:ind w:firstLineChars="0" w:firstLine="0"/>
      </w:pPr>
      <w:r>
        <w:rPr>
          <w:rStyle w:val="affff4"/>
        </w:rPr>
        <w:annotationRef/>
      </w:r>
      <w:r w:rsidR="002E2C8D">
        <w:rPr>
          <w:rFonts w:hint="eastAsia"/>
          <w:b/>
          <w:bCs/>
        </w:rPr>
        <w:t>参考</w:t>
      </w:r>
      <w:r w:rsidR="002E2C8D">
        <w:rPr>
          <w:rFonts w:hint="eastAsia"/>
          <w:b/>
          <w:bCs/>
        </w:rPr>
        <w:t xml:space="preserve"> 3.1.1 </w:t>
      </w:r>
      <w:r w:rsidR="002E2C8D">
        <w:rPr>
          <w:rFonts w:hint="eastAsia"/>
          <w:b/>
          <w:bCs/>
        </w:rPr>
        <w:t>与子系统自身控制功能边界区分</w:t>
      </w:r>
      <w:r w:rsidR="002E2C8D">
        <w:rPr>
          <w:rFonts w:hint="eastAsia"/>
          <w:b/>
          <w:bCs/>
        </w:rPr>
        <w:t xml:space="preserve"> </w:t>
      </w:r>
    </w:p>
    <w:p w14:paraId="6B2943DA" w14:textId="77777777" w:rsidR="002E2C8D" w:rsidRDefault="002E2C8D" w:rsidP="002E2C8D">
      <w:pPr>
        <w:pStyle w:val="af5"/>
        <w:ind w:firstLineChars="0" w:firstLine="0"/>
      </w:pPr>
    </w:p>
    <w:p w14:paraId="043D32C5" w14:textId="77777777" w:rsidR="002E2C8D" w:rsidRDefault="002E2C8D" w:rsidP="002E2C8D">
      <w:pPr>
        <w:pStyle w:val="af5"/>
        <w:ind w:firstLineChars="0" w:firstLine="0"/>
      </w:pPr>
      <w:r>
        <w:rPr>
          <w:rFonts w:hint="eastAsia"/>
          <w:b/>
          <w:bCs/>
        </w:rPr>
        <w:t>故障降级，</w:t>
      </w:r>
      <w:r>
        <w:rPr>
          <w:b/>
          <w:bCs/>
        </w:rPr>
        <w:t>HDC</w:t>
      </w:r>
      <w:r>
        <w:rPr>
          <w:rFonts w:hint="eastAsia"/>
          <w:b/>
          <w:bCs/>
        </w:rPr>
        <w:t>会退出进入</w:t>
      </w:r>
      <w:r>
        <w:rPr>
          <w:rFonts w:hint="eastAsia"/>
          <w:b/>
          <w:bCs/>
        </w:rPr>
        <w:t>passive</w:t>
      </w:r>
      <w:r>
        <w:rPr>
          <w:rFonts w:hint="eastAsia"/>
          <w:b/>
          <w:bCs/>
        </w:rPr>
        <w:t>待命状态。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CEE4CB" w15:done="0"/>
  <w15:commentEx w15:paraId="777A6065" w15:paraIdParent="36CEE4CB" w15:done="0"/>
  <w15:commentEx w15:paraId="66861DDE" w15:paraIdParent="36CEE4CB" w15:done="0"/>
  <w15:commentEx w15:paraId="30F5AAB4" w15:paraIdParent="36CEE4CB" w15:done="0"/>
  <w15:commentEx w15:paraId="1EAB33CB" w15:done="0"/>
  <w15:commentEx w15:paraId="0A096AC6" w15:paraIdParent="1EAB33CB" w15:done="0"/>
  <w15:commentEx w15:paraId="03F5D236" w15:done="0"/>
  <w15:commentEx w15:paraId="3D6EB7EC" w15:paraIdParent="03F5D236" w15:done="0"/>
  <w15:commentEx w15:paraId="464128D1" w15:paraIdParent="03F5D236" w15:done="0"/>
  <w15:commentEx w15:paraId="50737AB5" w15:done="0"/>
  <w15:commentEx w15:paraId="764A55A5" w15:paraIdParent="50737AB5" w15:done="0"/>
  <w15:commentEx w15:paraId="6CC303EE" w15:done="0"/>
  <w15:commentEx w15:paraId="560B1171" w15:paraIdParent="6CC303EE" w15:done="0"/>
  <w15:commentEx w15:paraId="7C291B4D" w15:paraIdParent="6CC303EE" w15:done="0"/>
  <w15:commentEx w15:paraId="56AEC1E3" w15:done="0"/>
  <w15:commentEx w15:paraId="57322735" w15:paraIdParent="56AEC1E3" w15:done="0"/>
  <w15:commentEx w15:paraId="50DEA583" w15:done="0"/>
  <w15:commentEx w15:paraId="511D13FE" w15:paraIdParent="50DEA583" w15:done="0"/>
  <w15:commentEx w15:paraId="3C636A4F" w15:paraIdParent="50DEA583" w15:done="0"/>
  <w15:commentEx w15:paraId="52F277D9" w15:done="0"/>
  <w15:commentEx w15:paraId="5A53D6F5" w15:paraIdParent="52F277D9" w15:done="0"/>
  <w15:commentEx w15:paraId="3AC664FA" w15:done="0"/>
  <w15:commentEx w15:paraId="498FC282" w15:paraIdParent="3AC664FA" w15:done="0"/>
  <w15:commentEx w15:paraId="7895B637" w15:done="0"/>
  <w15:commentEx w15:paraId="186177BE" w15:paraIdParent="7895B637" w15:done="0"/>
  <w15:commentEx w15:paraId="71C39A4F" w15:done="0"/>
  <w15:commentEx w15:paraId="6E64DD96" w15:paraIdParent="71C39A4F" w15:done="0"/>
  <w15:commentEx w15:paraId="617EE3CB" w15:done="0"/>
  <w15:commentEx w15:paraId="5D142A80" w15:paraIdParent="617EE3CB" w15:done="0"/>
  <w15:commentEx w15:paraId="339BC652" w15:done="0"/>
  <w15:commentEx w15:paraId="7A14050A" w15:paraIdParent="339BC652" w15:done="0"/>
  <w15:commentEx w15:paraId="726772A1" w15:done="0"/>
  <w15:commentEx w15:paraId="2E7FC091" w15:paraIdParent="726772A1" w15:done="0"/>
  <w15:commentEx w15:paraId="2CD7D023" w15:done="0"/>
  <w15:commentEx w15:paraId="6A16BD4C" w15:paraIdParent="2CD7D023" w15:done="0"/>
  <w15:commentEx w15:paraId="4F0532EA" w15:done="0"/>
  <w15:commentEx w15:paraId="0962B863" w15:paraIdParent="4F0532EA" w15:done="0"/>
  <w15:commentEx w15:paraId="40A7C6C3" w15:done="0"/>
  <w15:commentEx w15:paraId="370D3AFF" w15:paraIdParent="40A7C6C3" w15:done="0"/>
  <w15:commentEx w15:paraId="3989ACDA" w15:done="0"/>
  <w15:commentEx w15:paraId="1891F6D4" w15:paraIdParent="3989ACDA" w15:done="0"/>
  <w15:commentEx w15:paraId="09681248" w15:done="0"/>
  <w15:commentEx w15:paraId="40B05134" w15:paraIdParent="09681248" w15:done="0"/>
  <w15:commentEx w15:paraId="59636C2D" w15:done="0"/>
  <w15:commentEx w15:paraId="1109CC93" w15:paraIdParent="59636C2D" w15:done="0"/>
  <w15:commentEx w15:paraId="486CB775" w15:done="0"/>
  <w15:commentEx w15:paraId="2C6D56A9" w15:paraIdParent="486CB775" w15:done="0"/>
  <w15:commentEx w15:paraId="5A386F49" w15:done="0"/>
  <w15:commentEx w15:paraId="62B2013F" w15:paraIdParent="5A386F49" w15:done="0"/>
  <w15:commentEx w15:paraId="6179B1FE" w15:done="0"/>
  <w15:commentEx w15:paraId="6A4FFF9E" w15:paraIdParent="6179B1FE" w15:done="0"/>
  <w15:commentEx w15:paraId="1F91A7B1" w15:done="0"/>
  <w15:commentEx w15:paraId="043D32C5" w15:paraIdParent="1F91A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93150" w16cex:dateUtc="2025-12-26T08:07:00Z"/>
  <w16cex:commentExtensible w16cex:durableId="25DFB7A0" w16cex:dateUtc="2026-01-19T05:53:00Z"/>
  <w16cex:commentExtensible w16cex:durableId="5BCD6A8C" w16cex:dateUtc="2026-01-20T06:16:00Z"/>
  <w16cex:commentExtensible w16cex:durableId="3A2C9455" w16cex:dateUtc="2026-01-20T06:47:00Z"/>
  <w16cex:commentExtensible w16cex:durableId="2D06522F" w16cex:dateUtc="2026-01-05T07:07:00Z"/>
  <w16cex:commentExtensible w16cex:durableId="4567A7AC" w16cex:dateUtc="2026-01-06T02:01:00Z"/>
  <w16cex:commentExtensible w16cex:durableId="2CF93503" w16cex:dateUtc="2025-12-26T08:23:00Z"/>
  <w16cex:commentExtensible w16cex:durableId="2D5C6459" w16cex:dateUtc="2026-01-06T02:04:00Z"/>
  <w16cex:commentExtensible w16cex:durableId="7EF2F29B" w16cex:dateUtc="2026-01-19T06:37:00Z"/>
  <w16cex:commentExtensible w16cex:durableId="2D065504" w16cex:dateUtc="2026-01-05T07:19:00Z"/>
  <w16cex:commentExtensible w16cex:durableId="4326540C" w16cex:dateUtc="2026-01-06T02:16:00Z"/>
  <w16cex:commentExtensible w16cex:durableId="2CF936BF" w16cex:dateUtc="2025-12-26T08:30:00Z"/>
  <w16cex:commentExtensible w16cex:durableId="5A6D0989" w16cex:dateUtc="2026-01-19T07:57:00Z"/>
  <w16cex:commentExtensible w16cex:durableId="348F3E7C" w16cex:dateUtc="2026-01-19T07:59:00Z"/>
  <w16cex:commentExtensible w16cex:durableId="2CF939BF" w16cex:dateUtc="2025-12-26T08:43:00Z"/>
  <w16cex:commentExtensible w16cex:durableId="345DCBFD" w16cex:dateUtc="2026-01-06T02:30:00Z"/>
  <w16cex:commentExtensible w16cex:durableId="2CF93647" w16cex:dateUtc="2025-12-26T08:28:00Z"/>
  <w16cex:commentExtensible w16cex:durableId="2482814B" w16cex:dateUtc="2026-01-06T02:31:00Z"/>
  <w16cex:commentExtensible w16cex:durableId="1E1ED5F6" w16cex:dateUtc="2026-01-19T08:04:00Z"/>
  <w16cex:commentExtensible w16cex:durableId="2D061F47" w16cex:dateUtc="2026-01-05T03:30:00Z"/>
  <w16cex:commentExtensible w16cex:durableId="5C0A20B9" w16cex:dateUtc="2026-01-06T02:32:00Z"/>
  <w16cex:commentExtensible w16cex:durableId="2D063F35" w16cex:dateUtc="2026-01-05T05:46:00Z"/>
  <w16cex:commentExtensible w16cex:durableId="23782FA6" w16cex:dateUtc="2026-01-06T02:32:00Z"/>
  <w16cex:commentExtensible w16cex:durableId="2CF93C78" w16cex:dateUtc="2025-12-26T08:55:00Z"/>
  <w16cex:commentExtensible w16cex:durableId="137D14B5" w16cex:dateUtc="2026-01-06T02:38:00Z"/>
  <w16cex:commentExtensible w16cex:durableId="2D0648D8" w16cex:dateUtc="2026-01-05T06:27:00Z"/>
  <w16cex:commentExtensible w16cex:durableId="0161DA57" w16cex:dateUtc="2026-01-06T02:46:00Z"/>
  <w16cex:commentExtensible w16cex:durableId="2D0648E7" w16cex:dateUtc="2026-01-05T06:27:00Z"/>
  <w16cex:commentExtensible w16cex:durableId="0AE9DAD3" w16cex:dateUtc="2026-01-06T02:47:00Z"/>
  <w16cex:commentExtensible w16cex:durableId="19005CD4" w16cex:dateUtc="2025-12-26T08:55:00Z"/>
  <w16cex:commentExtensible w16cex:durableId="46A67331" w16cex:dateUtc="2026-01-06T02:38: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CF93DCB" w16cex:dateUtc="2025-12-26T09:00:00Z"/>
  <w16cex:commentExtensible w16cex:durableId="1CADD86C" w16cex:dateUtc="2026-01-06T05:07:00Z"/>
  <w16cex:commentExtensible w16cex:durableId="2CF93E24" w16cex:dateUtc="2025-12-26T09:02:00Z"/>
  <w16cex:commentExtensible w16cex:durableId="2B9882BD" w16cex:dateUtc="2026-01-06T05:09:00Z"/>
  <w16cex:commentExtensible w16cex:durableId="2CF93EA8" w16cex:dateUtc="2025-12-26T09:04:00Z"/>
  <w16cex:commentExtensible w16cex:durableId="2514230D" w16cex:dateUtc="2026-01-06T05:16:00Z"/>
  <w16cex:commentExtensible w16cex:durableId="2CF93F49" w16cex:dateUtc="2025-12-26T09:07:00Z"/>
  <w16cex:commentExtensible w16cex:durableId="21B4B2D2" w16cex:dateUtc="2026-01-06T05:16:00Z"/>
  <w16cex:commentExtensible w16cex:durableId="2CF93F6D" w16cex:dateUtc="2025-12-26T09:07:00Z"/>
  <w16cex:commentExtensible w16cex:durableId="2FBFE781" w16cex:dateUtc="2026-01-06T05:17:00Z"/>
  <w16cex:commentExtensible w16cex:durableId="2CF93F89" w16cex:dateUtc="2025-12-26T09:08:00Z"/>
  <w16cex:commentExtensible w16cex:durableId="2C960C89" w16cex:dateUtc="2026-01-06T05:20:00Z"/>
  <w16cex:commentExtensible w16cex:durableId="2D065410" w16cex:dateUtc="2026-01-05T07:15:00Z"/>
  <w16cex:commentExtensible w16cex:durableId="3509944C" w16cex:dateUtc="2026-01-06T05:40:00Z"/>
  <w16cex:commentExtensible w16cex:durableId="2D05FCCF" w16cex:dateUtc="2026-01-05T01:03:00Z"/>
  <w16cex:commentExtensible w16cex:durableId="5E669EA0" w16cex:dateUtc="2026-01-06T0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CEE4CB" w16cid:durableId="2CF93150"/>
  <w16cid:commentId w16cid:paraId="777A6065" w16cid:durableId="25DFB7A0"/>
  <w16cid:commentId w16cid:paraId="66861DDE" w16cid:durableId="5BCD6A8C"/>
  <w16cid:commentId w16cid:paraId="30F5AAB4" w16cid:durableId="3A2C9455"/>
  <w16cid:commentId w16cid:paraId="1EAB33CB" w16cid:durableId="2D06522F"/>
  <w16cid:commentId w16cid:paraId="0A096AC6" w16cid:durableId="4567A7AC"/>
  <w16cid:commentId w16cid:paraId="03F5D236" w16cid:durableId="2CF93503"/>
  <w16cid:commentId w16cid:paraId="3D6EB7EC" w16cid:durableId="2D5C6459"/>
  <w16cid:commentId w16cid:paraId="464128D1" w16cid:durableId="7EF2F29B"/>
  <w16cid:commentId w16cid:paraId="50737AB5" w16cid:durableId="2D065504"/>
  <w16cid:commentId w16cid:paraId="764A55A5" w16cid:durableId="4326540C"/>
  <w16cid:commentId w16cid:paraId="6CC303EE" w16cid:durableId="2CF936BF"/>
  <w16cid:commentId w16cid:paraId="560B1171" w16cid:durableId="5A6D0989"/>
  <w16cid:commentId w16cid:paraId="7C291B4D" w16cid:durableId="348F3E7C"/>
  <w16cid:commentId w16cid:paraId="56AEC1E3" w16cid:durableId="2CF939BF"/>
  <w16cid:commentId w16cid:paraId="57322735" w16cid:durableId="345DCBFD"/>
  <w16cid:commentId w16cid:paraId="50DEA583" w16cid:durableId="2CF93647"/>
  <w16cid:commentId w16cid:paraId="511D13FE" w16cid:durableId="2482814B"/>
  <w16cid:commentId w16cid:paraId="3C636A4F" w16cid:durableId="1E1ED5F6"/>
  <w16cid:commentId w16cid:paraId="52F277D9" w16cid:durableId="2D061F47"/>
  <w16cid:commentId w16cid:paraId="5A53D6F5" w16cid:durableId="5C0A20B9"/>
  <w16cid:commentId w16cid:paraId="3AC664FA" w16cid:durableId="2D063F35"/>
  <w16cid:commentId w16cid:paraId="498FC282" w16cid:durableId="23782FA6"/>
  <w16cid:commentId w16cid:paraId="7895B637" w16cid:durableId="2CF93C78"/>
  <w16cid:commentId w16cid:paraId="186177BE" w16cid:durableId="137D14B5"/>
  <w16cid:commentId w16cid:paraId="71C39A4F" w16cid:durableId="2D0648D8"/>
  <w16cid:commentId w16cid:paraId="6E64DD96" w16cid:durableId="0161DA57"/>
  <w16cid:commentId w16cid:paraId="617EE3CB" w16cid:durableId="2D0648E7"/>
  <w16cid:commentId w16cid:paraId="5D142A80" w16cid:durableId="0AE9DAD3"/>
  <w16cid:commentId w16cid:paraId="339BC652" w16cid:durableId="19005CD4"/>
  <w16cid:commentId w16cid:paraId="7A14050A" w16cid:durableId="46A67331"/>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40A7C6C3" w16cid:durableId="2CF93DCB"/>
  <w16cid:commentId w16cid:paraId="370D3AFF" w16cid:durableId="1CADD86C"/>
  <w16cid:commentId w16cid:paraId="3989ACDA" w16cid:durableId="2CF93E24"/>
  <w16cid:commentId w16cid:paraId="1891F6D4" w16cid:durableId="2B9882BD"/>
  <w16cid:commentId w16cid:paraId="09681248" w16cid:durableId="2CF93EA8"/>
  <w16cid:commentId w16cid:paraId="40B05134" w16cid:durableId="2514230D"/>
  <w16cid:commentId w16cid:paraId="59636C2D" w16cid:durableId="2CF93F49"/>
  <w16cid:commentId w16cid:paraId="1109CC93" w16cid:durableId="21B4B2D2"/>
  <w16cid:commentId w16cid:paraId="486CB775" w16cid:durableId="2CF93F6D"/>
  <w16cid:commentId w16cid:paraId="2C6D56A9" w16cid:durableId="2FBFE781"/>
  <w16cid:commentId w16cid:paraId="5A386F49" w16cid:durableId="2CF93F89"/>
  <w16cid:commentId w16cid:paraId="62B2013F" w16cid:durableId="2C960C89"/>
  <w16cid:commentId w16cid:paraId="6179B1FE" w16cid:durableId="2D065410"/>
  <w16cid:commentId w16cid:paraId="6A4FFF9E" w16cid:durableId="3509944C"/>
  <w16cid:commentId w16cid:paraId="1F91A7B1" w16cid:durableId="2D05FCCF"/>
  <w16cid:commentId w16cid:paraId="043D32C5" w16cid:durableId="5E669E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1C8D" w14:textId="77777777" w:rsidR="00926DAD" w:rsidRDefault="00926DAD">
      <w:pPr>
        <w:ind w:firstLine="420"/>
      </w:pPr>
      <w:r>
        <w:separator/>
      </w:r>
    </w:p>
  </w:endnote>
  <w:endnote w:type="continuationSeparator" w:id="0">
    <w:p w14:paraId="0BF03E7C" w14:textId="77777777" w:rsidR="00926DAD" w:rsidRDefault="00926DAD">
      <w:pPr>
        <w:ind w:firstLine="420"/>
      </w:pPr>
      <w:r>
        <w:continuationSeparator/>
      </w:r>
    </w:p>
  </w:endnote>
  <w:endnote w:type="continuationNotice" w:id="1">
    <w:p w14:paraId="18166D8E" w14:textId="77777777" w:rsidR="00926DAD" w:rsidRDefault="00926DAD">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KaiTi_GB2312">
    <w:altName w:val="Microsoft Ya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52DB1" w14:textId="77777777" w:rsidR="00926DAD" w:rsidRDefault="00926DAD">
      <w:pPr>
        <w:ind w:firstLine="420"/>
      </w:pPr>
      <w:r>
        <w:separator/>
      </w:r>
    </w:p>
  </w:footnote>
  <w:footnote w:type="continuationSeparator" w:id="0">
    <w:p w14:paraId="4AB6DCBF" w14:textId="77777777" w:rsidR="00926DAD" w:rsidRDefault="00926DAD">
      <w:pPr>
        <w:ind w:firstLine="420"/>
      </w:pPr>
      <w:r>
        <w:continuationSeparator/>
      </w:r>
    </w:p>
  </w:footnote>
  <w:footnote w:type="continuationNotice" w:id="1">
    <w:p w14:paraId="722350D2" w14:textId="77777777" w:rsidR="00926DAD" w:rsidRDefault="00926DAD">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000000">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000000">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000000">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3"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6"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8"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9"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3"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4"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5"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6"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3"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4"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5"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7"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8"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213129295">
    <w:abstractNumId w:val="30"/>
  </w:num>
  <w:num w:numId="2" w16cid:durableId="1946764128">
    <w:abstractNumId w:val="0"/>
  </w:num>
  <w:num w:numId="3" w16cid:durableId="653069278">
    <w:abstractNumId w:val="29"/>
  </w:num>
  <w:num w:numId="4" w16cid:durableId="494303951">
    <w:abstractNumId w:val="8"/>
  </w:num>
  <w:num w:numId="5" w16cid:durableId="1331981446">
    <w:abstractNumId w:val="31"/>
  </w:num>
  <w:num w:numId="6" w16cid:durableId="1067417039">
    <w:abstractNumId w:val="33"/>
  </w:num>
  <w:num w:numId="7" w16cid:durableId="1780027283">
    <w:abstractNumId w:val="25"/>
  </w:num>
  <w:num w:numId="8" w16cid:durableId="739209719">
    <w:abstractNumId w:val="17"/>
  </w:num>
  <w:num w:numId="9" w16cid:durableId="1867714167">
    <w:abstractNumId w:val="38"/>
  </w:num>
  <w:num w:numId="10" w16cid:durableId="94178660">
    <w:abstractNumId w:val="7"/>
  </w:num>
  <w:num w:numId="11" w16cid:durableId="1397557141">
    <w:abstractNumId w:val="11"/>
  </w:num>
  <w:num w:numId="12" w16cid:durableId="1785455">
    <w:abstractNumId w:val="35"/>
  </w:num>
  <w:num w:numId="13" w16cid:durableId="554203373">
    <w:abstractNumId w:val="10"/>
  </w:num>
  <w:num w:numId="14" w16cid:durableId="428087386">
    <w:abstractNumId w:val="13"/>
  </w:num>
  <w:num w:numId="15" w16cid:durableId="1773746392">
    <w:abstractNumId w:val="28"/>
  </w:num>
  <w:num w:numId="16" w16cid:durableId="1742143876">
    <w:abstractNumId w:val="14"/>
  </w:num>
  <w:num w:numId="17" w16cid:durableId="425426164">
    <w:abstractNumId w:val="12"/>
  </w:num>
  <w:num w:numId="18" w16cid:durableId="673650746">
    <w:abstractNumId w:val="2"/>
  </w:num>
  <w:num w:numId="19" w16cid:durableId="2131506216">
    <w:abstractNumId w:val="22"/>
  </w:num>
  <w:num w:numId="20" w16cid:durableId="1353461426">
    <w:abstractNumId w:val="21"/>
  </w:num>
  <w:num w:numId="21" w16cid:durableId="207449409">
    <w:abstractNumId w:val="20"/>
  </w:num>
  <w:num w:numId="22" w16cid:durableId="463740129">
    <w:abstractNumId w:val="9"/>
  </w:num>
  <w:num w:numId="23" w16cid:durableId="1713382395">
    <w:abstractNumId w:val="18"/>
  </w:num>
  <w:num w:numId="24" w16cid:durableId="39401576">
    <w:abstractNumId w:val="27"/>
  </w:num>
  <w:num w:numId="25" w16cid:durableId="408773059">
    <w:abstractNumId w:val="3"/>
  </w:num>
  <w:num w:numId="26" w16cid:durableId="263921117">
    <w:abstractNumId w:val="19"/>
  </w:num>
  <w:num w:numId="27" w16cid:durableId="1890649725">
    <w:abstractNumId w:val="1"/>
  </w:num>
  <w:num w:numId="28" w16cid:durableId="172576032">
    <w:abstractNumId w:val="6"/>
  </w:num>
  <w:num w:numId="29" w16cid:durableId="705568548">
    <w:abstractNumId w:val="15"/>
  </w:num>
  <w:num w:numId="30" w16cid:durableId="1884949567">
    <w:abstractNumId w:val="36"/>
  </w:num>
  <w:num w:numId="31" w16cid:durableId="832650510">
    <w:abstractNumId w:val="23"/>
  </w:num>
  <w:num w:numId="32" w16cid:durableId="461195906">
    <w:abstractNumId w:val="16"/>
  </w:num>
  <w:num w:numId="33" w16cid:durableId="1510018683">
    <w:abstractNumId w:val="26"/>
  </w:num>
  <w:num w:numId="34" w16cid:durableId="42675395">
    <w:abstractNumId w:val="34"/>
  </w:num>
  <w:num w:numId="35" w16cid:durableId="2075853942">
    <w:abstractNumId w:val="5"/>
  </w:num>
  <w:num w:numId="36" w16cid:durableId="1859538585">
    <w:abstractNumId w:val="32"/>
  </w:num>
  <w:num w:numId="37" w16cid:durableId="1350838680">
    <w:abstractNumId w:val="37"/>
  </w:num>
  <w:num w:numId="38" w16cid:durableId="1293898976">
    <w:abstractNumId w:val="24"/>
  </w:num>
  <w:num w:numId="39" w16cid:durableId="516384965">
    <w:abstractNumId w:val="4"/>
  </w:num>
  <w:num w:numId="40" w16cid:durableId="1367949960">
    <w:abstractNumId w:val="30"/>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trackRevisions/>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B1A"/>
    <w:rsid w:val="0000548C"/>
    <w:rsid w:val="00005ACE"/>
    <w:rsid w:val="0000653C"/>
    <w:rsid w:val="0000745D"/>
    <w:rsid w:val="000100A5"/>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BFC"/>
    <w:rsid w:val="00023D2C"/>
    <w:rsid w:val="00024097"/>
    <w:rsid w:val="000240CD"/>
    <w:rsid w:val="00024128"/>
    <w:rsid w:val="0002417E"/>
    <w:rsid w:val="00024329"/>
    <w:rsid w:val="0002464C"/>
    <w:rsid w:val="0002480A"/>
    <w:rsid w:val="000250FC"/>
    <w:rsid w:val="000255B0"/>
    <w:rsid w:val="000258A1"/>
    <w:rsid w:val="00025E53"/>
    <w:rsid w:val="00026EEC"/>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4FD"/>
    <w:rsid w:val="00042E10"/>
    <w:rsid w:val="00042E3A"/>
    <w:rsid w:val="0004340F"/>
    <w:rsid w:val="000439C6"/>
    <w:rsid w:val="00043AE6"/>
    <w:rsid w:val="00043C7F"/>
    <w:rsid w:val="000440F9"/>
    <w:rsid w:val="00044E34"/>
    <w:rsid w:val="0004596B"/>
    <w:rsid w:val="00045C88"/>
    <w:rsid w:val="00046455"/>
    <w:rsid w:val="0004656F"/>
    <w:rsid w:val="00046A29"/>
    <w:rsid w:val="000470F9"/>
    <w:rsid w:val="00047172"/>
    <w:rsid w:val="00047956"/>
    <w:rsid w:val="00047C02"/>
    <w:rsid w:val="000504BA"/>
    <w:rsid w:val="00050877"/>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C9"/>
    <w:rsid w:val="00062A47"/>
    <w:rsid w:val="00062CED"/>
    <w:rsid w:val="00063309"/>
    <w:rsid w:val="00063510"/>
    <w:rsid w:val="000636AF"/>
    <w:rsid w:val="0006437B"/>
    <w:rsid w:val="00065425"/>
    <w:rsid w:val="00065749"/>
    <w:rsid w:val="00066160"/>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58E"/>
    <w:rsid w:val="00071F98"/>
    <w:rsid w:val="000721C8"/>
    <w:rsid w:val="00072298"/>
    <w:rsid w:val="00072A6F"/>
    <w:rsid w:val="00073B51"/>
    <w:rsid w:val="000742B1"/>
    <w:rsid w:val="00074437"/>
    <w:rsid w:val="000749EB"/>
    <w:rsid w:val="00074E2F"/>
    <w:rsid w:val="00075996"/>
    <w:rsid w:val="00075AF6"/>
    <w:rsid w:val="00076286"/>
    <w:rsid w:val="00076AA1"/>
    <w:rsid w:val="000778C3"/>
    <w:rsid w:val="00077A98"/>
    <w:rsid w:val="00077F03"/>
    <w:rsid w:val="00080A63"/>
    <w:rsid w:val="00080C09"/>
    <w:rsid w:val="000827F8"/>
    <w:rsid w:val="000831B4"/>
    <w:rsid w:val="00083AE5"/>
    <w:rsid w:val="000846C1"/>
    <w:rsid w:val="00084DF1"/>
    <w:rsid w:val="00085229"/>
    <w:rsid w:val="00085320"/>
    <w:rsid w:val="00085870"/>
    <w:rsid w:val="00085982"/>
    <w:rsid w:val="00085A15"/>
    <w:rsid w:val="00085AD8"/>
    <w:rsid w:val="00085C3D"/>
    <w:rsid w:val="00086086"/>
    <w:rsid w:val="000860D6"/>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828"/>
    <w:rsid w:val="000D23E8"/>
    <w:rsid w:val="000D25A1"/>
    <w:rsid w:val="000D3D59"/>
    <w:rsid w:val="000D3DA1"/>
    <w:rsid w:val="000D54C5"/>
    <w:rsid w:val="000D59C4"/>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9A9"/>
    <w:rsid w:val="000E4A34"/>
    <w:rsid w:val="000E52C9"/>
    <w:rsid w:val="000E542A"/>
    <w:rsid w:val="000E57B5"/>
    <w:rsid w:val="000E5862"/>
    <w:rsid w:val="000E5CEB"/>
    <w:rsid w:val="000E5DD6"/>
    <w:rsid w:val="000E691C"/>
    <w:rsid w:val="000E6AC0"/>
    <w:rsid w:val="000E7D19"/>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6E93"/>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3723"/>
    <w:rsid w:val="00133B82"/>
    <w:rsid w:val="00134887"/>
    <w:rsid w:val="00134B67"/>
    <w:rsid w:val="001353D2"/>
    <w:rsid w:val="00136DF9"/>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2E7"/>
    <w:rsid w:val="00160B7B"/>
    <w:rsid w:val="00160BAA"/>
    <w:rsid w:val="00161552"/>
    <w:rsid w:val="001616FC"/>
    <w:rsid w:val="001619DF"/>
    <w:rsid w:val="00161CDC"/>
    <w:rsid w:val="00163CED"/>
    <w:rsid w:val="00163F5E"/>
    <w:rsid w:val="00164789"/>
    <w:rsid w:val="001647DC"/>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877DE"/>
    <w:rsid w:val="00190B57"/>
    <w:rsid w:val="00190DD9"/>
    <w:rsid w:val="00191A53"/>
    <w:rsid w:val="0019211B"/>
    <w:rsid w:val="00192608"/>
    <w:rsid w:val="00192956"/>
    <w:rsid w:val="00192989"/>
    <w:rsid w:val="0019304F"/>
    <w:rsid w:val="00193276"/>
    <w:rsid w:val="00193800"/>
    <w:rsid w:val="00193858"/>
    <w:rsid w:val="00194024"/>
    <w:rsid w:val="0019487D"/>
    <w:rsid w:val="00194C6B"/>
    <w:rsid w:val="001954DA"/>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B73"/>
    <w:rsid w:val="001A4DCE"/>
    <w:rsid w:val="001A4F68"/>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6008"/>
    <w:rsid w:val="001C65E2"/>
    <w:rsid w:val="001C6671"/>
    <w:rsid w:val="001C6E24"/>
    <w:rsid w:val="001C6FDE"/>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59"/>
    <w:rsid w:val="001D72F2"/>
    <w:rsid w:val="001D7347"/>
    <w:rsid w:val="001E0512"/>
    <w:rsid w:val="001E10C6"/>
    <w:rsid w:val="001E1D31"/>
    <w:rsid w:val="001E2187"/>
    <w:rsid w:val="001E249F"/>
    <w:rsid w:val="001E257E"/>
    <w:rsid w:val="001E2988"/>
    <w:rsid w:val="001E316C"/>
    <w:rsid w:val="001E338C"/>
    <w:rsid w:val="001E33D1"/>
    <w:rsid w:val="001E33DA"/>
    <w:rsid w:val="001E36FE"/>
    <w:rsid w:val="001E4405"/>
    <w:rsid w:val="001E5103"/>
    <w:rsid w:val="001E5316"/>
    <w:rsid w:val="001E5907"/>
    <w:rsid w:val="001E5C58"/>
    <w:rsid w:val="001E5FA1"/>
    <w:rsid w:val="001E65E6"/>
    <w:rsid w:val="001E6CD7"/>
    <w:rsid w:val="001E760D"/>
    <w:rsid w:val="001E7A2D"/>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74E"/>
    <w:rsid w:val="00204DA7"/>
    <w:rsid w:val="00205256"/>
    <w:rsid w:val="00205D7A"/>
    <w:rsid w:val="002063A0"/>
    <w:rsid w:val="0020674A"/>
    <w:rsid w:val="0020687A"/>
    <w:rsid w:val="00206C7B"/>
    <w:rsid w:val="00207204"/>
    <w:rsid w:val="00207629"/>
    <w:rsid w:val="00207835"/>
    <w:rsid w:val="00207F68"/>
    <w:rsid w:val="00207FAD"/>
    <w:rsid w:val="00210184"/>
    <w:rsid w:val="002105F2"/>
    <w:rsid w:val="00210849"/>
    <w:rsid w:val="00210DA8"/>
    <w:rsid w:val="0021256D"/>
    <w:rsid w:val="00212D21"/>
    <w:rsid w:val="00214923"/>
    <w:rsid w:val="00215589"/>
    <w:rsid w:val="002155DA"/>
    <w:rsid w:val="00215F17"/>
    <w:rsid w:val="002203AF"/>
    <w:rsid w:val="002203CD"/>
    <w:rsid w:val="00220A6A"/>
    <w:rsid w:val="00220A6E"/>
    <w:rsid w:val="00220C93"/>
    <w:rsid w:val="00220EF6"/>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EF4"/>
    <w:rsid w:val="00242BB1"/>
    <w:rsid w:val="00242D1E"/>
    <w:rsid w:val="00242D2B"/>
    <w:rsid w:val="00242EC3"/>
    <w:rsid w:val="00243F85"/>
    <w:rsid w:val="00244A65"/>
    <w:rsid w:val="00244B8C"/>
    <w:rsid w:val="00244C6C"/>
    <w:rsid w:val="002455D2"/>
    <w:rsid w:val="00245624"/>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02A"/>
    <w:rsid w:val="0026749C"/>
    <w:rsid w:val="002675AB"/>
    <w:rsid w:val="00267C34"/>
    <w:rsid w:val="00267CC7"/>
    <w:rsid w:val="00270056"/>
    <w:rsid w:val="002704B0"/>
    <w:rsid w:val="00271087"/>
    <w:rsid w:val="00271267"/>
    <w:rsid w:val="00271B1A"/>
    <w:rsid w:val="00271C0B"/>
    <w:rsid w:val="00272021"/>
    <w:rsid w:val="00272317"/>
    <w:rsid w:val="00272F7E"/>
    <w:rsid w:val="002731FD"/>
    <w:rsid w:val="00273C8A"/>
    <w:rsid w:val="00274410"/>
    <w:rsid w:val="0027482B"/>
    <w:rsid w:val="0027486D"/>
    <w:rsid w:val="00275530"/>
    <w:rsid w:val="002755AA"/>
    <w:rsid w:val="002759DF"/>
    <w:rsid w:val="00276342"/>
    <w:rsid w:val="00276A08"/>
    <w:rsid w:val="0027716A"/>
    <w:rsid w:val="002773CA"/>
    <w:rsid w:val="00277A1B"/>
    <w:rsid w:val="00277AA3"/>
    <w:rsid w:val="002809B3"/>
    <w:rsid w:val="002811AB"/>
    <w:rsid w:val="0028126A"/>
    <w:rsid w:val="002820F8"/>
    <w:rsid w:val="00282F68"/>
    <w:rsid w:val="00283287"/>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C78"/>
    <w:rsid w:val="002911A1"/>
    <w:rsid w:val="00291CB2"/>
    <w:rsid w:val="00291E54"/>
    <w:rsid w:val="00291E71"/>
    <w:rsid w:val="0029209A"/>
    <w:rsid w:val="0029285D"/>
    <w:rsid w:val="00292AE6"/>
    <w:rsid w:val="00292ED0"/>
    <w:rsid w:val="002930DA"/>
    <w:rsid w:val="00293226"/>
    <w:rsid w:val="00293567"/>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4F04"/>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AA"/>
    <w:rsid w:val="002E11D5"/>
    <w:rsid w:val="002E13FE"/>
    <w:rsid w:val="002E20BA"/>
    <w:rsid w:val="002E2768"/>
    <w:rsid w:val="002E29E1"/>
    <w:rsid w:val="002E2C8D"/>
    <w:rsid w:val="002E3019"/>
    <w:rsid w:val="002E37A5"/>
    <w:rsid w:val="002E4D6F"/>
    <w:rsid w:val="002E50D5"/>
    <w:rsid w:val="002E575F"/>
    <w:rsid w:val="002E5801"/>
    <w:rsid w:val="002E6275"/>
    <w:rsid w:val="002E6BA0"/>
    <w:rsid w:val="002E738E"/>
    <w:rsid w:val="002E7394"/>
    <w:rsid w:val="002E7723"/>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51A"/>
    <w:rsid w:val="00315A0C"/>
    <w:rsid w:val="00316173"/>
    <w:rsid w:val="003163B6"/>
    <w:rsid w:val="00316EE9"/>
    <w:rsid w:val="003170C3"/>
    <w:rsid w:val="00317106"/>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6403"/>
    <w:rsid w:val="003270AB"/>
    <w:rsid w:val="003272D5"/>
    <w:rsid w:val="0032759D"/>
    <w:rsid w:val="00330306"/>
    <w:rsid w:val="003304C9"/>
    <w:rsid w:val="00330B93"/>
    <w:rsid w:val="00330C70"/>
    <w:rsid w:val="00330EDF"/>
    <w:rsid w:val="00330EFC"/>
    <w:rsid w:val="00331276"/>
    <w:rsid w:val="003315E0"/>
    <w:rsid w:val="003317C6"/>
    <w:rsid w:val="00332245"/>
    <w:rsid w:val="003327FA"/>
    <w:rsid w:val="0033336D"/>
    <w:rsid w:val="003337E0"/>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E7"/>
    <w:rsid w:val="0035114A"/>
    <w:rsid w:val="003519F0"/>
    <w:rsid w:val="00354038"/>
    <w:rsid w:val="003546D2"/>
    <w:rsid w:val="003548A6"/>
    <w:rsid w:val="00354FC0"/>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7BB"/>
    <w:rsid w:val="00376883"/>
    <w:rsid w:val="00376E11"/>
    <w:rsid w:val="00377440"/>
    <w:rsid w:val="00380701"/>
    <w:rsid w:val="00381685"/>
    <w:rsid w:val="00381A12"/>
    <w:rsid w:val="00382981"/>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B6C"/>
    <w:rsid w:val="00397AEA"/>
    <w:rsid w:val="00397C8B"/>
    <w:rsid w:val="00397F5F"/>
    <w:rsid w:val="003A0143"/>
    <w:rsid w:val="003A058C"/>
    <w:rsid w:val="003A07B8"/>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07B8"/>
    <w:rsid w:val="003B1579"/>
    <w:rsid w:val="003B233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12"/>
    <w:rsid w:val="004167B0"/>
    <w:rsid w:val="00416ADF"/>
    <w:rsid w:val="00417368"/>
    <w:rsid w:val="00417907"/>
    <w:rsid w:val="00420852"/>
    <w:rsid w:val="00420A63"/>
    <w:rsid w:val="00420AC8"/>
    <w:rsid w:val="00420C06"/>
    <w:rsid w:val="004210DA"/>
    <w:rsid w:val="0042112F"/>
    <w:rsid w:val="00421517"/>
    <w:rsid w:val="00421851"/>
    <w:rsid w:val="00421B83"/>
    <w:rsid w:val="00422A23"/>
    <w:rsid w:val="00423179"/>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971"/>
    <w:rsid w:val="00452B09"/>
    <w:rsid w:val="00452E17"/>
    <w:rsid w:val="0045348B"/>
    <w:rsid w:val="00453CAC"/>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59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B83"/>
    <w:rsid w:val="004818F7"/>
    <w:rsid w:val="00481A4C"/>
    <w:rsid w:val="0048224D"/>
    <w:rsid w:val="004825B3"/>
    <w:rsid w:val="00483012"/>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4014"/>
    <w:rsid w:val="004A42D1"/>
    <w:rsid w:val="004A4C98"/>
    <w:rsid w:val="004A53C6"/>
    <w:rsid w:val="004A5746"/>
    <w:rsid w:val="004A6440"/>
    <w:rsid w:val="004A7164"/>
    <w:rsid w:val="004A722C"/>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6EA"/>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75B1"/>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832"/>
    <w:rsid w:val="004F6FCD"/>
    <w:rsid w:val="004F77F4"/>
    <w:rsid w:val="004F77F6"/>
    <w:rsid w:val="00500289"/>
    <w:rsid w:val="005002F0"/>
    <w:rsid w:val="00500CB1"/>
    <w:rsid w:val="00502E4D"/>
    <w:rsid w:val="00502E77"/>
    <w:rsid w:val="00502F70"/>
    <w:rsid w:val="00503253"/>
    <w:rsid w:val="005045C3"/>
    <w:rsid w:val="00504846"/>
    <w:rsid w:val="0050545D"/>
    <w:rsid w:val="005054D6"/>
    <w:rsid w:val="005059C8"/>
    <w:rsid w:val="0050602D"/>
    <w:rsid w:val="00506387"/>
    <w:rsid w:val="00506823"/>
    <w:rsid w:val="00506974"/>
    <w:rsid w:val="0050704D"/>
    <w:rsid w:val="00507562"/>
    <w:rsid w:val="005075D4"/>
    <w:rsid w:val="0050781D"/>
    <w:rsid w:val="0050798D"/>
    <w:rsid w:val="005104EA"/>
    <w:rsid w:val="00510D5E"/>
    <w:rsid w:val="00511088"/>
    <w:rsid w:val="00511099"/>
    <w:rsid w:val="005112F4"/>
    <w:rsid w:val="00511B79"/>
    <w:rsid w:val="00512280"/>
    <w:rsid w:val="0051269D"/>
    <w:rsid w:val="005129A2"/>
    <w:rsid w:val="00512A17"/>
    <w:rsid w:val="00512B1E"/>
    <w:rsid w:val="00513237"/>
    <w:rsid w:val="005132E2"/>
    <w:rsid w:val="00513667"/>
    <w:rsid w:val="005136BE"/>
    <w:rsid w:val="00513B40"/>
    <w:rsid w:val="00513F76"/>
    <w:rsid w:val="00514A33"/>
    <w:rsid w:val="00514DDE"/>
    <w:rsid w:val="00515935"/>
    <w:rsid w:val="005159D5"/>
    <w:rsid w:val="005166EB"/>
    <w:rsid w:val="00516F0E"/>
    <w:rsid w:val="0051720B"/>
    <w:rsid w:val="00517427"/>
    <w:rsid w:val="00517451"/>
    <w:rsid w:val="00520558"/>
    <w:rsid w:val="0052071F"/>
    <w:rsid w:val="00520794"/>
    <w:rsid w:val="00520F64"/>
    <w:rsid w:val="00521A36"/>
    <w:rsid w:val="00522236"/>
    <w:rsid w:val="00522858"/>
    <w:rsid w:val="0052366D"/>
    <w:rsid w:val="0052394D"/>
    <w:rsid w:val="0052396B"/>
    <w:rsid w:val="00524111"/>
    <w:rsid w:val="005242D3"/>
    <w:rsid w:val="00524B61"/>
    <w:rsid w:val="005250AE"/>
    <w:rsid w:val="00525874"/>
    <w:rsid w:val="00526292"/>
    <w:rsid w:val="00526741"/>
    <w:rsid w:val="0052694E"/>
    <w:rsid w:val="00526DC8"/>
    <w:rsid w:val="005272F3"/>
    <w:rsid w:val="00527478"/>
    <w:rsid w:val="0052793E"/>
    <w:rsid w:val="00527C29"/>
    <w:rsid w:val="00530746"/>
    <w:rsid w:val="00530C98"/>
    <w:rsid w:val="00530E98"/>
    <w:rsid w:val="00531EFA"/>
    <w:rsid w:val="00532AE6"/>
    <w:rsid w:val="00532D00"/>
    <w:rsid w:val="0053337A"/>
    <w:rsid w:val="0053360A"/>
    <w:rsid w:val="0053372A"/>
    <w:rsid w:val="00533838"/>
    <w:rsid w:val="00533B28"/>
    <w:rsid w:val="0053465B"/>
    <w:rsid w:val="00534946"/>
    <w:rsid w:val="0053505F"/>
    <w:rsid w:val="00535640"/>
    <w:rsid w:val="005356F9"/>
    <w:rsid w:val="00535FCE"/>
    <w:rsid w:val="00536268"/>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559B"/>
    <w:rsid w:val="00545FBA"/>
    <w:rsid w:val="005460D8"/>
    <w:rsid w:val="00546CC2"/>
    <w:rsid w:val="00546E8F"/>
    <w:rsid w:val="0055016B"/>
    <w:rsid w:val="00550969"/>
    <w:rsid w:val="00550A04"/>
    <w:rsid w:val="00550FC8"/>
    <w:rsid w:val="005517FB"/>
    <w:rsid w:val="00551C5B"/>
    <w:rsid w:val="00551D1E"/>
    <w:rsid w:val="005525D6"/>
    <w:rsid w:val="00552A44"/>
    <w:rsid w:val="00552D4A"/>
    <w:rsid w:val="005531BF"/>
    <w:rsid w:val="005532E5"/>
    <w:rsid w:val="0055355A"/>
    <w:rsid w:val="005537DB"/>
    <w:rsid w:val="00553CB0"/>
    <w:rsid w:val="00553D19"/>
    <w:rsid w:val="00553E72"/>
    <w:rsid w:val="00553F5D"/>
    <w:rsid w:val="0055407C"/>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1264"/>
    <w:rsid w:val="005613B3"/>
    <w:rsid w:val="00561818"/>
    <w:rsid w:val="00561F9B"/>
    <w:rsid w:val="00562194"/>
    <w:rsid w:val="00562986"/>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E5E"/>
    <w:rsid w:val="00582F26"/>
    <w:rsid w:val="00583383"/>
    <w:rsid w:val="0058408F"/>
    <w:rsid w:val="00584102"/>
    <w:rsid w:val="0058430C"/>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AC"/>
    <w:rsid w:val="005973FF"/>
    <w:rsid w:val="0059792D"/>
    <w:rsid w:val="00597FC5"/>
    <w:rsid w:val="005A0531"/>
    <w:rsid w:val="005A0A11"/>
    <w:rsid w:val="005A0C78"/>
    <w:rsid w:val="005A0D74"/>
    <w:rsid w:val="005A15F0"/>
    <w:rsid w:val="005A1BDF"/>
    <w:rsid w:val="005A1D01"/>
    <w:rsid w:val="005A202F"/>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6E81"/>
    <w:rsid w:val="005A77F4"/>
    <w:rsid w:val="005A790A"/>
    <w:rsid w:val="005B0C77"/>
    <w:rsid w:val="005B160D"/>
    <w:rsid w:val="005B1736"/>
    <w:rsid w:val="005B1CFC"/>
    <w:rsid w:val="005B1D8A"/>
    <w:rsid w:val="005B207B"/>
    <w:rsid w:val="005B2622"/>
    <w:rsid w:val="005B273E"/>
    <w:rsid w:val="005B2C92"/>
    <w:rsid w:val="005B2EC1"/>
    <w:rsid w:val="005B34A7"/>
    <w:rsid w:val="005B37A1"/>
    <w:rsid w:val="005B4A62"/>
    <w:rsid w:val="005B4ADD"/>
    <w:rsid w:val="005B4B4F"/>
    <w:rsid w:val="005B519C"/>
    <w:rsid w:val="005B565D"/>
    <w:rsid w:val="005B5AE0"/>
    <w:rsid w:val="005B622C"/>
    <w:rsid w:val="005B67D0"/>
    <w:rsid w:val="005B69D0"/>
    <w:rsid w:val="005B6A5E"/>
    <w:rsid w:val="005B6B18"/>
    <w:rsid w:val="005B78F8"/>
    <w:rsid w:val="005C08F4"/>
    <w:rsid w:val="005C1FFD"/>
    <w:rsid w:val="005C24F4"/>
    <w:rsid w:val="005C25AE"/>
    <w:rsid w:val="005C2892"/>
    <w:rsid w:val="005C2AE8"/>
    <w:rsid w:val="005C2DFA"/>
    <w:rsid w:val="005C32A1"/>
    <w:rsid w:val="005C34AE"/>
    <w:rsid w:val="005C36DA"/>
    <w:rsid w:val="005C372E"/>
    <w:rsid w:val="005C3A48"/>
    <w:rsid w:val="005C4063"/>
    <w:rsid w:val="005C4120"/>
    <w:rsid w:val="005C4B57"/>
    <w:rsid w:val="005C5269"/>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64C"/>
    <w:rsid w:val="005D7FD2"/>
    <w:rsid w:val="005E0024"/>
    <w:rsid w:val="005E0128"/>
    <w:rsid w:val="005E05A3"/>
    <w:rsid w:val="005E0F0E"/>
    <w:rsid w:val="005E1070"/>
    <w:rsid w:val="005E1354"/>
    <w:rsid w:val="005E144B"/>
    <w:rsid w:val="005E1960"/>
    <w:rsid w:val="005E1CA8"/>
    <w:rsid w:val="005E2843"/>
    <w:rsid w:val="005E2B35"/>
    <w:rsid w:val="005E31F5"/>
    <w:rsid w:val="005E3A72"/>
    <w:rsid w:val="005E3AEA"/>
    <w:rsid w:val="005E3B79"/>
    <w:rsid w:val="005E4639"/>
    <w:rsid w:val="005E4C9D"/>
    <w:rsid w:val="005E51A0"/>
    <w:rsid w:val="005E5457"/>
    <w:rsid w:val="005E545F"/>
    <w:rsid w:val="005E56EB"/>
    <w:rsid w:val="005E56FB"/>
    <w:rsid w:val="005E5811"/>
    <w:rsid w:val="005E5C2D"/>
    <w:rsid w:val="005E6024"/>
    <w:rsid w:val="005E6BD1"/>
    <w:rsid w:val="005E6C1A"/>
    <w:rsid w:val="005E7435"/>
    <w:rsid w:val="005E76C9"/>
    <w:rsid w:val="005F0D93"/>
    <w:rsid w:val="005F15D6"/>
    <w:rsid w:val="005F1A88"/>
    <w:rsid w:val="005F1B69"/>
    <w:rsid w:val="005F1D4D"/>
    <w:rsid w:val="005F2669"/>
    <w:rsid w:val="005F2860"/>
    <w:rsid w:val="005F2A15"/>
    <w:rsid w:val="005F2D9A"/>
    <w:rsid w:val="005F3CE4"/>
    <w:rsid w:val="005F42A9"/>
    <w:rsid w:val="005F5995"/>
    <w:rsid w:val="005F5C96"/>
    <w:rsid w:val="005F6066"/>
    <w:rsid w:val="005F6933"/>
    <w:rsid w:val="005F6C1B"/>
    <w:rsid w:val="005F6CC8"/>
    <w:rsid w:val="005F6EE2"/>
    <w:rsid w:val="005F739F"/>
    <w:rsid w:val="005F7B33"/>
    <w:rsid w:val="00600EAE"/>
    <w:rsid w:val="00601321"/>
    <w:rsid w:val="0060134D"/>
    <w:rsid w:val="006015D4"/>
    <w:rsid w:val="0060199A"/>
    <w:rsid w:val="00602493"/>
    <w:rsid w:val="006033BF"/>
    <w:rsid w:val="00604010"/>
    <w:rsid w:val="00604534"/>
    <w:rsid w:val="00604D5C"/>
    <w:rsid w:val="00604F04"/>
    <w:rsid w:val="00606027"/>
    <w:rsid w:val="0060621B"/>
    <w:rsid w:val="00606295"/>
    <w:rsid w:val="00606BB0"/>
    <w:rsid w:val="0060785D"/>
    <w:rsid w:val="006078D5"/>
    <w:rsid w:val="006078DA"/>
    <w:rsid w:val="00607C18"/>
    <w:rsid w:val="006100A0"/>
    <w:rsid w:val="00610226"/>
    <w:rsid w:val="00610C93"/>
    <w:rsid w:val="006111E8"/>
    <w:rsid w:val="00611BAD"/>
    <w:rsid w:val="00611C62"/>
    <w:rsid w:val="00611EAB"/>
    <w:rsid w:val="006125EC"/>
    <w:rsid w:val="00612676"/>
    <w:rsid w:val="00612AE9"/>
    <w:rsid w:val="00612ED5"/>
    <w:rsid w:val="0061363D"/>
    <w:rsid w:val="006137F1"/>
    <w:rsid w:val="00613E44"/>
    <w:rsid w:val="00615C65"/>
    <w:rsid w:val="006163F8"/>
    <w:rsid w:val="00616430"/>
    <w:rsid w:val="00616484"/>
    <w:rsid w:val="00616B21"/>
    <w:rsid w:val="00616C22"/>
    <w:rsid w:val="006172BF"/>
    <w:rsid w:val="00617858"/>
    <w:rsid w:val="006208E5"/>
    <w:rsid w:val="00620EE1"/>
    <w:rsid w:val="006215B7"/>
    <w:rsid w:val="00621998"/>
    <w:rsid w:val="006225D6"/>
    <w:rsid w:val="006226E4"/>
    <w:rsid w:val="00622FFA"/>
    <w:rsid w:val="006236E8"/>
    <w:rsid w:val="00623FFF"/>
    <w:rsid w:val="006244EC"/>
    <w:rsid w:val="00624AB7"/>
    <w:rsid w:val="006253E0"/>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50EA0"/>
    <w:rsid w:val="0065117B"/>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6ABA"/>
    <w:rsid w:val="0065736F"/>
    <w:rsid w:val="006578BB"/>
    <w:rsid w:val="0065791D"/>
    <w:rsid w:val="006602E4"/>
    <w:rsid w:val="00660599"/>
    <w:rsid w:val="00660712"/>
    <w:rsid w:val="00660957"/>
    <w:rsid w:val="00660B33"/>
    <w:rsid w:val="00660DB9"/>
    <w:rsid w:val="00660E6B"/>
    <w:rsid w:val="00660F8F"/>
    <w:rsid w:val="006614DE"/>
    <w:rsid w:val="00661E18"/>
    <w:rsid w:val="006636E7"/>
    <w:rsid w:val="00663B3C"/>
    <w:rsid w:val="00663CD7"/>
    <w:rsid w:val="00663DC2"/>
    <w:rsid w:val="00664769"/>
    <w:rsid w:val="00664920"/>
    <w:rsid w:val="0066493D"/>
    <w:rsid w:val="00666046"/>
    <w:rsid w:val="00666457"/>
    <w:rsid w:val="00666591"/>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6F2"/>
    <w:rsid w:val="00674800"/>
    <w:rsid w:val="006749CD"/>
    <w:rsid w:val="00675154"/>
    <w:rsid w:val="00675646"/>
    <w:rsid w:val="0067576F"/>
    <w:rsid w:val="00675A53"/>
    <w:rsid w:val="0067696F"/>
    <w:rsid w:val="00676B0D"/>
    <w:rsid w:val="00680377"/>
    <w:rsid w:val="00680471"/>
    <w:rsid w:val="006809BD"/>
    <w:rsid w:val="00680EBF"/>
    <w:rsid w:val="00680F3A"/>
    <w:rsid w:val="00681341"/>
    <w:rsid w:val="00681513"/>
    <w:rsid w:val="006816C2"/>
    <w:rsid w:val="00682DBE"/>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247F"/>
    <w:rsid w:val="006A26B6"/>
    <w:rsid w:val="006A2811"/>
    <w:rsid w:val="006A2F6F"/>
    <w:rsid w:val="006A30F1"/>
    <w:rsid w:val="006A31A0"/>
    <w:rsid w:val="006A3436"/>
    <w:rsid w:val="006A3A43"/>
    <w:rsid w:val="006A418A"/>
    <w:rsid w:val="006A4D70"/>
    <w:rsid w:val="006A553C"/>
    <w:rsid w:val="006A5623"/>
    <w:rsid w:val="006A5808"/>
    <w:rsid w:val="006A5A6D"/>
    <w:rsid w:val="006A5C5B"/>
    <w:rsid w:val="006A5E4D"/>
    <w:rsid w:val="006A6063"/>
    <w:rsid w:val="006A606B"/>
    <w:rsid w:val="006A60C1"/>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185"/>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207"/>
    <w:rsid w:val="006F6633"/>
    <w:rsid w:val="006F6965"/>
    <w:rsid w:val="006F6F57"/>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15D"/>
    <w:rsid w:val="0071324A"/>
    <w:rsid w:val="00713FF8"/>
    <w:rsid w:val="007141E2"/>
    <w:rsid w:val="0071497A"/>
    <w:rsid w:val="00714CA3"/>
    <w:rsid w:val="007151FC"/>
    <w:rsid w:val="00715A3E"/>
    <w:rsid w:val="0071605C"/>
    <w:rsid w:val="0071629B"/>
    <w:rsid w:val="00716326"/>
    <w:rsid w:val="007166BB"/>
    <w:rsid w:val="007168C3"/>
    <w:rsid w:val="00716C15"/>
    <w:rsid w:val="00716EB3"/>
    <w:rsid w:val="0071705B"/>
    <w:rsid w:val="00717197"/>
    <w:rsid w:val="00717806"/>
    <w:rsid w:val="00717B37"/>
    <w:rsid w:val="00720529"/>
    <w:rsid w:val="007205E2"/>
    <w:rsid w:val="00720EF7"/>
    <w:rsid w:val="00721556"/>
    <w:rsid w:val="007215DF"/>
    <w:rsid w:val="00721A74"/>
    <w:rsid w:val="00721AFD"/>
    <w:rsid w:val="00721C7F"/>
    <w:rsid w:val="00721CF3"/>
    <w:rsid w:val="00721EBC"/>
    <w:rsid w:val="00723239"/>
    <w:rsid w:val="00723A5C"/>
    <w:rsid w:val="0072468E"/>
    <w:rsid w:val="007248C6"/>
    <w:rsid w:val="00724F50"/>
    <w:rsid w:val="00725C35"/>
    <w:rsid w:val="007267F8"/>
    <w:rsid w:val="0072682D"/>
    <w:rsid w:val="00726984"/>
    <w:rsid w:val="00727608"/>
    <w:rsid w:val="00727C4C"/>
    <w:rsid w:val="00727DCC"/>
    <w:rsid w:val="00727EE2"/>
    <w:rsid w:val="00730417"/>
    <w:rsid w:val="007304CC"/>
    <w:rsid w:val="00730D14"/>
    <w:rsid w:val="00731A1C"/>
    <w:rsid w:val="00731A88"/>
    <w:rsid w:val="00732F81"/>
    <w:rsid w:val="007338EE"/>
    <w:rsid w:val="00733E5F"/>
    <w:rsid w:val="00734360"/>
    <w:rsid w:val="00734895"/>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7CD1"/>
    <w:rsid w:val="0075051F"/>
    <w:rsid w:val="0075076D"/>
    <w:rsid w:val="00750BCC"/>
    <w:rsid w:val="007510F3"/>
    <w:rsid w:val="007514FE"/>
    <w:rsid w:val="00751A77"/>
    <w:rsid w:val="00751A7C"/>
    <w:rsid w:val="00751B45"/>
    <w:rsid w:val="00751E17"/>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423"/>
    <w:rsid w:val="007617B1"/>
    <w:rsid w:val="00761853"/>
    <w:rsid w:val="00762BC2"/>
    <w:rsid w:val="00762D77"/>
    <w:rsid w:val="007630EA"/>
    <w:rsid w:val="007631D1"/>
    <w:rsid w:val="00763921"/>
    <w:rsid w:val="0076471D"/>
    <w:rsid w:val="007650EC"/>
    <w:rsid w:val="007658CA"/>
    <w:rsid w:val="00765AC4"/>
    <w:rsid w:val="007673B2"/>
    <w:rsid w:val="00770113"/>
    <w:rsid w:val="007704CA"/>
    <w:rsid w:val="00770801"/>
    <w:rsid w:val="007709A4"/>
    <w:rsid w:val="00770AC3"/>
    <w:rsid w:val="00770D91"/>
    <w:rsid w:val="0077107B"/>
    <w:rsid w:val="00771AE7"/>
    <w:rsid w:val="00771EA9"/>
    <w:rsid w:val="007721D7"/>
    <w:rsid w:val="00772393"/>
    <w:rsid w:val="00772820"/>
    <w:rsid w:val="007731DA"/>
    <w:rsid w:val="007732F7"/>
    <w:rsid w:val="007733C8"/>
    <w:rsid w:val="00773877"/>
    <w:rsid w:val="00773C84"/>
    <w:rsid w:val="00773E8D"/>
    <w:rsid w:val="007754E8"/>
    <w:rsid w:val="00775B82"/>
    <w:rsid w:val="00776599"/>
    <w:rsid w:val="00776A90"/>
    <w:rsid w:val="007770CF"/>
    <w:rsid w:val="00777316"/>
    <w:rsid w:val="00780BF6"/>
    <w:rsid w:val="00780BFF"/>
    <w:rsid w:val="00781073"/>
    <w:rsid w:val="007815DA"/>
    <w:rsid w:val="007816B2"/>
    <w:rsid w:val="007817D9"/>
    <w:rsid w:val="007817F2"/>
    <w:rsid w:val="00781B0D"/>
    <w:rsid w:val="0078272C"/>
    <w:rsid w:val="00782A3A"/>
    <w:rsid w:val="00782DC6"/>
    <w:rsid w:val="00784546"/>
    <w:rsid w:val="00784CA9"/>
    <w:rsid w:val="00784F71"/>
    <w:rsid w:val="007850CE"/>
    <w:rsid w:val="007851CD"/>
    <w:rsid w:val="00785BF8"/>
    <w:rsid w:val="00785D3D"/>
    <w:rsid w:val="00786BD0"/>
    <w:rsid w:val="00786CEE"/>
    <w:rsid w:val="00790095"/>
    <w:rsid w:val="0079060B"/>
    <w:rsid w:val="0079130C"/>
    <w:rsid w:val="007919EF"/>
    <w:rsid w:val="00791A8B"/>
    <w:rsid w:val="00791CC8"/>
    <w:rsid w:val="00792677"/>
    <w:rsid w:val="00792706"/>
    <w:rsid w:val="00792AAB"/>
    <w:rsid w:val="00792C8E"/>
    <w:rsid w:val="00792F26"/>
    <w:rsid w:val="00793809"/>
    <w:rsid w:val="00794112"/>
    <w:rsid w:val="00794A8C"/>
    <w:rsid w:val="00794F16"/>
    <w:rsid w:val="00794F58"/>
    <w:rsid w:val="007952EC"/>
    <w:rsid w:val="007965C5"/>
    <w:rsid w:val="00796FB8"/>
    <w:rsid w:val="00797080"/>
    <w:rsid w:val="0079736C"/>
    <w:rsid w:val="007973D9"/>
    <w:rsid w:val="0079748A"/>
    <w:rsid w:val="00797F0F"/>
    <w:rsid w:val="007A01A6"/>
    <w:rsid w:val="007A0B02"/>
    <w:rsid w:val="007A189B"/>
    <w:rsid w:val="007A278A"/>
    <w:rsid w:val="007A2CC9"/>
    <w:rsid w:val="007A313F"/>
    <w:rsid w:val="007A35D1"/>
    <w:rsid w:val="007A3DC2"/>
    <w:rsid w:val="007A4536"/>
    <w:rsid w:val="007A460B"/>
    <w:rsid w:val="007A46AF"/>
    <w:rsid w:val="007A4EA5"/>
    <w:rsid w:val="007A529A"/>
    <w:rsid w:val="007A58E2"/>
    <w:rsid w:val="007A5DAB"/>
    <w:rsid w:val="007A62CA"/>
    <w:rsid w:val="007A636D"/>
    <w:rsid w:val="007A6F10"/>
    <w:rsid w:val="007A6F11"/>
    <w:rsid w:val="007A7323"/>
    <w:rsid w:val="007A7755"/>
    <w:rsid w:val="007A7CF6"/>
    <w:rsid w:val="007B0039"/>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19FE"/>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3D67"/>
    <w:rsid w:val="007D4020"/>
    <w:rsid w:val="007D4464"/>
    <w:rsid w:val="007D471D"/>
    <w:rsid w:val="007D4CF9"/>
    <w:rsid w:val="007D4DA2"/>
    <w:rsid w:val="007D5157"/>
    <w:rsid w:val="007D51BB"/>
    <w:rsid w:val="007D5D80"/>
    <w:rsid w:val="007D5D84"/>
    <w:rsid w:val="007D612B"/>
    <w:rsid w:val="007D6B77"/>
    <w:rsid w:val="007D6E2F"/>
    <w:rsid w:val="007D7229"/>
    <w:rsid w:val="007D7C03"/>
    <w:rsid w:val="007D7D9D"/>
    <w:rsid w:val="007E0050"/>
    <w:rsid w:val="007E024C"/>
    <w:rsid w:val="007E077B"/>
    <w:rsid w:val="007E0A58"/>
    <w:rsid w:val="007E0DE9"/>
    <w:rsid w:val="007E1848"/>
    <w:rsid w:val="007E1951"/>
    <w:rsid w:val="007E1BCA"/>
    <w:rsid w:val="007E254B"/>
    <w:rsid w:val="007E304F"/>
    <w:rsid w:val="007E314F"/>
    <w:rsid w:val="007E4A3D"/>
    <w:rsid w:val="007E4CC9"/>
    <w:rsid w:val="007E5031"/>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F9E"/>
    <w:rsid w:val="00813FFE"/>
    <w:rsid w:val="00814638"/>
    <w:rsid w:val="00814845"/>
    <w:rsid w:val="00815322"/>
    <w:rsid w:val="00815535"/>
    <w:rsid w:val="008159F9"/>
    <w:rsid w:val="00815A51"/>
    <w:rsid w:val="0081669E"/>
    <w:rsid w:val="00816BC9"/>
    <w:rsid w:val="00817449"/>
    <w:rsid w:val="00817E0A"/>
    <w:rsid w:val="00820568"/>
    <w:rsid w:val="008208A1"/>
    <w:rsid w:val="0082091E"/>
    <w:rsid w:val="00820D8B"/>
    <w:rsid w:val="00821AA1"/>
    <w:rsid w:val="00822C02"/>
    <w:rsid w:val="00822F31"/>
    <w:rsid w:val="00823072"/>
    <w:rsid w:val="00824392"/>
    <w:rsid w:val="0082441C"/>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4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2B05"/>
    <w:rsid w:val="0085453A"/>
    <w:rsid w:val="008557BA"/>
    <w:rsid w:val="00855817"/>
    <w:rsid w:val="00856130"/>
    <w:rsid w:val="0085616A"/>
    <w:rsid w:val="008564CF"/>
    <w:rsid w:val="00856CC6"/>
    <w:rsid w:val="00856CE8"/>
    <w:rsid w:val="00856CEA"/>
    <w:rsid w:val="00856ED7"/>
    <w:rsid w:val="00856EF3"/>
    <w:rsid w:val="00857CDA"/>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283"/>
    <w:rsid w:val="00873BC9"/>
    <w:rsid w:val="00874433"/>
    <w:rsid w:val="00874AED"/>
    <w:rsid w:val="00874D92"/>
    <w:rsid w:val="00874F46"/>
    <w:rsid w:val="00875943"/>
    <w:rsid w:val="00875CFB"/>
    <w:rsid w:val="008760B3"/>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7286"/>
    <w:rsid w:val="00897650"/>
    <w:rsid w:val="008A05DB"/>
    <w:rsid w:val="008A0873"/>
    <w:rsid w:val="008A125C"/>
    <w:rsid w:val="008A1318"/>
    <w:rsid w:val="008A163F"/>
    <w:rsid w:val="008A1FB2"/>
    <w:rsid w:val="008A2F79"/>
    <w:rsid w:val="008A3D4F"/>
    <w:rsid w:val="008A3ECC"/>
    <w:rsid w:val="008A4828"/>
    <w:rsid w:val="008A4A38"/>
    <w:rsid w:val="008A50E4"/>
    <w:rsid w:val="008A5733"/>
    <w:rsid w:val="008A5F2F"/>
    <w:rsid w:val="008A64E9"/>
    <w:rsid w:val="008A657A"/>
    <w:rsid w:val="008A6871"/>
    <w:rsid w:val="008A69B3"/>
    <w:rsid w:val="008A6F5A"/>
    <w:rsid w:val="008A7769"/>
    <w:rsid w:val="008A7E12"/>
    <w:rsid w:val="008B0300"/>
    <w:rsid w:val="008B0B04"/>
    <w:rsid w:val="008B2295"/>
    <w:rsid w:val="008B324E"/>
    <w:rsid w:val="008B3C2D"/>
    <w:rsid w:val="008B404A"/>
    <w:rsid w:val="008B40AA"/>
    <w:rsid w:val="008B43C0"/>
    <w:rsid w:val="008B4491"/>
    <w:rsid w:val="008B4EC5"/>
    <w:rsid w:val="008B4F39"/>
    <w:rsid w:val="008B546A"/>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CA4"/>
    <w:rsid w:val="008E3C7E"/>
    <w:rsid w:val="008E3FF3"/>
    <w:rsid w:val="008E4173"/>
    <w:rsid w:val="008E4A4D"/>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EDE"/>
    <w:rsid w:val="00901F9F"/>
    <w:rsid w:val="00903301"/>
    <w:rsid w:val="009035E4"/>
    <w:rsid w:val="0090479C"/>
    <w:rsid w:val="009054C6"/>
    <w:rsid w:val="00905B69"/>
    <w:rsid w:val="0090619E"/>
    <w:rsid w:val="00906379"/>
    <w:rsid w:val="00907338"/>
    <w:rsid w:val="00907770"/>
    <w:rsid w:val="0091000C"/>
    <w:rsid w:val="0091057C"/>
    <w:rsid w:val="009105C5"/>
    <w:rsid w:val="0091072A"/>
    <w:rsid w:val="009107F1"/>
    <w:rsid w:val="009108CD"/>
    <w:rsid w:val="009124AA"/>
    <w:rsid w:val="009125C6"/>
    <w:rsid w:val="00912686"/>
    <w:rsid w:val="009127A9"/>
    <w:rsid w:val="0091295D"/>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6DAD"/>
    <w:rsid w:val="0092721A"/>
    <w:rsid w:val="0092735F"/>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0CC0"/>
    <w:rsid w:val="0094104A"/>
    <w:rsid w:val="00941178"/>
    <w:rsid w:val="009413AF"/>
    <w:rsid w:val="00941700"/>
    <w:rsid w:val="009419CB"/>
    <w:rsid w:val="00941A1A"/>
    <w:rsid w:val="00942DCF"/>
    <w:rsid w:val="0094318D"/>
    <w:rsid w:val="00943A5A"/>
    <w:rsid w:val="009442FB"/>
    <w:rsid w:val="00944B6D"/>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ABC"/>
    <w:rsid w:val="00955C7C"/>
    <w:rsid w:val="00955F77"/>
    <w:rsid w:val="00956CAB"/>
    <w:rsid w:val="00960087"/>
    <w:rsid w:val="009606DA"/>
    <w:rsid w:val="00960978"/>
    <w:rsid w:val="009613D5"/>
    <w:rsid w:val="00961A10"/>
    <w:rsid w:val="00961EC5"/>
    <w:rsid w:val="00961EF7"/>
    <w:rsid w:val="00962686"/>
    <w:rsid w:val="00962F41"/>
    <w:rsid w:val="0096412D"/>
    <w:rsid w:val="00964D52"/>
    <w:rsid w:val="00965003"/>
    <w:rsid w:val="00965191"/>
    <w:rsid w:val="009652E5"/>
    <w:rsid w:val="00965D78"/>
    <w:rsid w:val="00966605"/>
    <w:rsid w:val="00966AEB"/>
    <w:rsid w:val="0097075B"/>
    <w:rsid w:val="00970928"/>
    <w:rsid w:val="00970BE5"/>
    <w:rsid w:val="00970C6D"/>
    <w:rsid w:val="00970D00"/>
    <w:rsid w:val="009713E3"/>
    <w:rsid w:val="0097169D"/>
    <w:rsid w:val="00971709"/>
    <w:rsid w:val="009717F0"/>
    <w:rsid w:val="00972073"/>
    <w:rsid w:val="0097212D"/>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DD2"/>
    <w:rsid w:val="00983E14"/>
    <w:rsid w:val="00983E6F"/>
    <w:rsid w:val="00984AF3"/>
    <w:rsid w:val="009850A6"/>
    <w:rsid w:val="009869CC"/>
    <w:rsid w:val="00986A16"/>
    <w:rsid w:val="00986F5E"/>
    <w:rsid w:val="009873D3"/>
    <w:rsid w:val="00987419"/>
    <w:rsid w:val="0098777E"/>
    <w:rsid w:val="0098789C"/>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604"/>
    <w:rsid w:val="009A0950"/>
    <w:rsid w:val="009A1A05"/>
    <w:rsid w:val="009A27DE"/>
    <w:rsid w:val="009A285C"/>
    <w:rsid w:val="009A2A1A"/>
    <w:rsid w:val="009A2F5D"/>
    <w:rsid w:val="009A3CC0"/>
    <w:rsid w:val="009A4DB2"/>
    <w:rsid w:val="009A53B8"/>
    <w:rsid w:val="009A5479"/>
    <w:rsid w:val="009A559C"/>
    <w:rsid w:val="009A5EB7"/>
    <w:rsid w:val="009A6071"/>
    <w:rsid w:val="009A67A0"/>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B09"/>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8F"/>
    <w:rsid w:val="009D0119"/>
    <w:rsid w:val="009D02EF"/>
    <w:rsid w:val="009D09BD"/>
    <w:rsid w:val="009D0A47"/>
    <w:rsid w:val="009D259A"/>
    <w:rsid w:val="009D28AC"/>
    <w:rsid w:val="009D293F"/>
    <w:rsid w:val="009D2964"/>
    <w:rsid w:val="009D326F"/>
    <w:rsid w:val="009D42C0"/>
    <w:rsid w:val="009D473A"/>
    <w:rsid w:val="009D4BB1"/>
    <w:rsid w:val="009D53E2"/>
    <w:rsid w:val="009D5779"/>
    <w:rsid w:val="009D58B9"/>
    <w:rsid w:val="009D5EA2"/>
    <w:rsid w:val="009D5F38"/>
    <w:rsid w:val="009D7BB0"/>
    <w:rsid w:val="009D7D22"/>
    <w:rsid w:val="009E04BB"/>
    <w:rsid w:val="009E05C7"/>
    <w:rsid w:val="009E1062"/>
    <w:rsid w:val="009E1901"/>
    <w:rsid w:val="009E1D2C"/>
    <w:rsid w:val="009E1DFC"/>
    <w:rsid w:val="009E2B7E"/>
    <w:rsid w:val="009E3280"/>
    <w:rsid w:val="009E4033"/>
    <w:rsid w:val="009E44C8"/>
    <w:rsid w:val="009E4502"/>
    <w:rsid w:val="009E5B6D"/>
    <w:rsid w:val="009E5BDC"/>
    <w:rsid w:val="009E614B"/>
    <w:rsid w:val="009E6961"/>
    <w:rsid w:val="009E6DE2"/>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5C5"/>
    <w:rsid w:val="009F587A"/>
    <w:rsid w:val="009F5F78"/>
    <w:rsid w:val="009F602D"/>
    <w:rsid w:val="009F68F2"/>
    <w:rsid w:val="009F6A1D"/>
    <w:rsid w:val="009F6C2C"/>
    <w:rsid w:val="009F732B"/>
    <w:rsid w:val="009F757C"/>
    <w:rsid w:val="009F763D"/>
    <w:rsid w:val="009F7905"/>
    <w:rsid w:val="009F7A5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0749B"/>
    <w:rsid w:val="00A1082F"/>
    <w:rsid w:val="00A11165"/>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CD0"/>
    <w:rsid w:val="00A22D2D"/>
    <w:rsid w:val="00A231BB"/>
    <w:rsid w:val="00A236A1"/>
    <w:rsid w:val="00A23981"/>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3AA1"/>
    <w:rsid w:val="00A342F3"/>
    <w:rsid w:val="00A34C2C"/>
    <w:rsid w:val="00A358E8"/>
    <w:rsid w:val="00A367ED"/>
    <w:rsid w:val="00A370EC"/>
    <w:rsid w:val="00A373B2"/>
    <w:rsid w:val="00A378BF"/>
    <w:rsid w:val="00A40CAB"/>
    <w:rsid w:val="00A40FF7"/>
    <w:rsid w:val="00A4116D"/>
    <w:rsid w:val="00A416A7"/>
    <w:rsid w:val="00A41DD6"/>
    <w:rsid w:val="00A42571"/>
    <w:rsid w:val="00A42B0D"/>
    <w:rsid w:val="00A4300C"/>
    <w:rsid w:val="00A4304E"/>
    <w:rsid w:val="00A4397F"/>
    <w:rsid w:val="00A44211"/>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6DF"/>
    <w:rsid w:val="00A55AD0"/>
    <w:rsid w:val="00A56008"/>
    <w:rsid w:val="00A56BAC"/>
    <w:rsid w:val="00A56C1A"/>
    <w:rsid w:val="00A56C58"/>
    <w:rsid w:val="00A5703B"/>
    <w:rsid w:val="00A5713F"/>
    <w:rsid w:val="00A575E7"/>
    <w:rsid w:val="00A57C05"/>
    <w:rsid w:val="00A60173"/>
    <w:rsid w:val="00A604BF"/>
    <w:rsid w:val="00A61094"/>
    <w:rsid w:val="00A61252"/>
    <w:rsid w:val="00A61775"/>
    <w:rsid w:val="00A61E8E"/>
    <w:rsid w:val="00A623FE"/>
    <w:rsid w:val="00A62A76"/>
    <w:rsid w:val="00A62D4B"/>
    <w:rsid w:val="00A62DCE"/>
    <w:rsid w:val="00A62EAB"/>
    <w:rsid w:val="00A636A2"/>
    <w:rsid w:val="00A63785"/>
    <w:rsid w:val="00A63AE3"/>
    <w:rsid w:val="00A63B15"/>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2BC9"/>
    <w:rsid w:val="00A73839"/>
    <w:rsid w:val="00A739EB"/>
    <w:rsid w:val="00A73A95"/>
    <w:rsid w:val="00A73D1A"/>
    <w:rsid w:val="00A73D49"/>
    <w:rsid w:val="00A73DA6"/>
    <w:rsid w:val="00A74C02"/>
    <w:rsid w:val="00A75F2C"/>
    <w:rsid w:val="00A77675"/>
    <w:rsid w:val="00A8040E"/>
    <w:rsid w:val="00A808C3"/>
    <w:rsid w:val="00A808D7"/>
    <w:rsid w:val="00A80CC6"/>
    <w:rsid w:val="00A8121B"/>
    <w:rsid w:val="00A81D99"/>
    <w:rsid w:val="00A81E35"/>
    <w:rsid w:val="00A82180"/>
    <w:rsid w:val="00A82225"/>
    <w:rsid w:val="00A82424"/>
    <w:rsid w:val="00A82BAA"/>
    <w:rsid w:val="00A82C38"/>
    <w:rsid w:val="00A84AA1"/>
    <w:rsid w:val="00A84D9E"/>
    <w:rsid w:val="00A84DB0"/>
    <w:rsid w:val="00A84FF6"/>
    <w:rsid w:val="00A852C4"/>
    <w:rsid w:val="00A859BD"/>
    <w:rsid w:val="00A85B6E"/>
    <w:rsid w:val="00A85E70"/>
    <w:rsid w:val="00A85F58"/>
    <w:rsid w:val="00A864A3"/>
    <w:rsid w:val="00A86D48"/>
    <w:rsid w:val="00A87A6A"/>
    <w:rsid w:val="00A902EA"/>
    <w:rsid w:val="00A908E5"/>
    <w:rsid w:val="00A91E0E"/>
    <w:rsid w:val="00A92270"/>
    <w:rsid w:val="00A928CE"/>
    <w:rsid w:val="00A92BAA"/>
    <w:rsid w:val="00A93C43"/>
    <w:rsid w:val="00A9414D"/>
    <w:rsid w:val="00A94755"/>
    <w:rsid w:val="00A94943"/>
    <w:rsid w:val="00A96580"/>
    <w:rsid w:val="00A965C0"/>
    <w:rsid w:val="00A97737"/>
    <w:rsid w:val="00A97EEA"/>
    <w:rsid w:val="00AA05A9"/>
    <w:rsid w:val="00AA1218"/>
    <w:rsid w:val="00AA1510"/>
    <w:rsid w:val="00AA262D"/>
    <w:rsid w:val="00AA2A42"/>
    <w:rsid w:val="00AA2EBF"/>
    <w:rsid w:val="00AA2FFB"/>
    <w:rsid w:val="00AA3791"/>
    <w:rsid w:val="00AA3796"/>
    <w:rsid w:val="00AA5A2C"/>
    <w:rsid w:val="00AA6302"/>
    <w:rsid w:val="00AA6A11"/>
    <w:rsid w:val="00AA7DC8"/>
    <w:rsid w:val="00AB0900"/>
    <w:rsid w:val="00AB0BE0"/>
    <w:rsid w:val="00AB113C"/>
    <w:rsid w:val="00AB149B"/>
    <w:rsid w:val="00AB1F9E"/>
    <w:rsid w:val="00AB314C"/>
    <w:rsid w:val="00AB33B0"/>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114E"/>
    <w:rsid w:val="00AC12B2"/>
    <w:rsid w:val="00AC12D3"/>
    <w:rsid w:val="00AC148A"/>
    <w:rsid w:val="00AC19CE"/>
    <w:rsid w:val="00AC312D"/>
    <w:rsid w:val="00AC33EE"/>
    <w:rsid w:val="00AC3DE5"/>
    <w:rsid w:val="00AC3E9D"/>
    <w:rsid w:val="00AC3F05"/>
    <w:rsid w:val="00AC484D"/>
    <w:rsid w:val="00AC4872"/>
    <w:rsid w:val="00AC49ED"/>
    <w:rsid w:val="00AC5556"/>
    <w:rsid w:val="00AC70FE"/>
    <w:rsid w:val="00AC7170"/>
    <w:rsid w:val="00AC735E"/>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BBB"/>
    <w:rsid w:val="00AD45FE"/>
    <w:rsid w:val="00AD460B"/>
    <w:rsid w:val="00AD494D"/>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E7D"/>
    <w:rsid w:val="00AF309C"/>
    <w:rsid w:val="00AF333C"/>
    <w:rsid w:val="00AF36E7"/>
    <w:rsid w:val="00AF398D"/>
    <w:rsid w:val="00AF3CD9"/>
    <w:rsid w:val="00AF3E96"/>
    <w:rsid w:val="00AF45BD"/>
    <w:rsid w:val="00AF4C20"/>
    <w:rsid w:val="00AF4C87"/>
    <w:rsid w:val="00AF569B"/>
    <w:rsid w:val="00AF57FC"/>
    <w:rsid w:val="00AF5BBF"/>
    <w:rsid w:val="00AF5E58"/>
    <w:rsid w:val="00AF5EA6"/>
    <w:rsid w:val="00AF600C"/>
    <w:rsid w:val="00AF6407"/>
    <w:rsid w:val="00AF6608"/>
    <w:rsid w:val="00AF6F45"/>
    <w:rsid w:val="00AF7175"/>
    <w:rsid w:val="00B0017F"/>
    <w:rsid w:val="00B00A76"/>
    <w:rsid w:val="00B010A4"/>
    <w:rsid w:val="00B014B5"/>
    <w:rsid w:val="00B01581"/>
    <w:rsid w:val="00B017E3"/>
    <w:rsid w:val="00B019F5"/>
    <w:rsid w:val="00B0263A"/>
    <w:rsid w:val="00B0270E"/>
    <w:rsid w:val="00B02DAB"/>
    <w:rsid w:val="00B02F2D"/>
    <w:rsid w:val="00B03441"/>
    <w:rsid w:val="00B04BAB"/>
    <w:rsid w:val="00B04E44"/>
    <w:rsid w:val="00B04E9B"/>
    <w:rsid w:val="00B0502E"/>
    <w:rsid w:val="00B0579F"/>
    <w:rsid w:val="00B059FB"/>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66C"/>
    <w:rsid w:val="00B14817"/>
    <w:rsid w:val="00B14CD3"/>
    <w:rsid w:val="00B14F97"/>
    <w:rsid w:val="00B15C7C"/>
    <w:rsid w:val="00B15E6A"/>
    <w:rsid w:val="00B16225"/>
    <w:rsid w:val="00B1666E"/>
    <w:rsid w:val="00B16986"/>
    <w:rsid w:val="00B16A65"/>
    <w:rsid w:val="00B16B5E"/>
    <w:rsid w:val="00B17184"/>
    <w:rsid w:val="00B204B9"/>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54E4"/>
    <w:rsid w:val="00B456F9"/>
    <w:rsid w:val="00B45A34"/>
    <w:rsid w:val="00B46B25"/>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971"/>
    <w:rsid w:val="00B546E3"/>
    <w:rsid w:val="00B5575B"/>
    <w:rsid w:val="00B5656D"/>
    <w:rsid w:val="00B56737"/>
    <w:rsid w:val="00B569A2"/>
    <w:rsid w:val="00B56EE4"/>
    <w:rsid w:val="00B56F88"/>
    <w:rsid w:val="00B571BF"/>
    <w:rsid w:val="00B610DB"/>
    <w:rsid w:val="00B61476"/>
    <w:rsid w:val="00B61521"/>
    <w:rsid w:val="00B61CB1"/>
    <w:rsid w:val="00B6207B"/>
    <w:rsid w:val="00B62B40"/>
    <w:rsid w:val="00B630A0"/>
    <w:rsid w:val="00B6336D"/>
    <w:rsid w:val="00B639D7"/>
    <w:rsid w:val="00B63F15"/>
    <w:rsid w:val="00B64770"/>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2299"/>
    <w:rsid w:val="00B72419"/>
    <w:rsid w:val="00B7287B"/>
    <w:rsid w:val="00B72AE6"/>
    <w:rsid w:val="00B72E73"/>
    <w:rsid w:val="00B739E2"/>
    <w:rsid w:val="00B741FB"/>
    <w:rsid w:val="00B75815"/>
    <w:rsid w:val="00B75BD5"/>
    <w:rsid w:val="00B75FE0"/>
    <w:rsid w:val="00B7639A"/>
    <w:rsid w:val="00B776F8"/>
    <w:rsid w:val="00B77C65"/>
    <w:rsid w:val="00B806F9"/>
    <w:rsid w:val="00B80ABD"/>
    <w:rsid w:val="00B816AA"/>
    <w:rsid w:val="00B826CD"/>
    <w:rsid w:val="00B82BC5"/>
    <w:rsid w:val="00B833AF"/>
    <w:rsid w:val="00B834F6"/>
    <w:rsid w:val="00B8367D"/>
    <w:rsid w:val="00B83CE8"/>
    <w:rsid w:val="00B83E25"/>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38A8"/>
    <w:rsid w:val="00BB4470"/>
    <w:rsid w:val="00BB4726"/>
    <w:rsid w:val="00BB50D3"/>
    <w:rsid w:val="00BB53C3"/>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CC5"/>
    <w:rsid w:val="00BC5333"/>
    <w:rsid w:val="00BC55A0"/>
    <w:rsid w:val="00BC5A4B"/>
    <w:rsid w:val="00BC6559"/>
    <w:rsid w:val="00BC7680"/>
    <w:rsid w:val="00BD0084"/>
    <w:rsid w:val="00BD045A"/>
    <w:rsid w:val="00BD0C2E"/>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1D81"/>
    <w:rsid w:val="00BE223A"/>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2646"/>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91"/>
    <w:rsid w:val="00C0176C"/>
    <w:rsid w:val="00C02078"/>
    <w:rsid w:val="00C02AAE"/>
    <w:rsid w:val="00C02F7A"/>
    <w:rsid w:val="00C03125"/>
    <w:rsid w:val="00C03342"/>
    <w:rsid w:val="00C03A1A"/>
    <w:rsid w:val="00C042F7"/>
    <w:rsid w:val="00C048E2"/>
    <w:rsid w:val="00C053C6"/>
    <w:rsid w:val="00C059AE"/>
    <w:rsid w:val="00C06384"/>
    <w:rsid w:val="00C0657F"/>
    <w:rsid w:val="00C068FC"/>
    <w:rsid w:val="00C06A21"/>
    <w:rsid w:val="00C06C6B"/>
    <w:rsid w:val="00C06E11"/>
    <w:rsid w:val="00C0778B"/>
    <w:rsid w:val="00C07ADE"/>
    <w:rsid w:val="00C1019A"/>
    <w:rsid w:val="00C10A1E"/>
    <w:rsid w:val="00C110F6"/>
    <w:rsid w:val="00C11485"/>
    <w:rsid w:val="00C11C22"/>
    <w:rsid w:val="00C12169"/>
    <w:rsid w:val="00C12980"/>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2010E"/>
    <w:rsid w:val="00C206ED"/>
    <w:rsid w:val="00C20835"/>
    <w:rsid w:val="00C20903"/>
    <w:rsid w:val="00C20C7A"/>
    <w:rsid w:val="00C21224"/>
    <w:rsid w:val="00C215B3"/>
    <w:rsid w:val="00C21748"/>
    <w:rsid w:val="00C21AFD"/>
    <w:rsid w:val="00C21BC0"/>
    <w:rsid w:val="00C21DF1"/>
    <w:rsid w:val="00C22423"/>
    <w:rsid w:val="00C22AB3"/>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213B"/>
    <w:rsid w:val="00C42D71"/>
    <w:rsid w:val="00C43102"/>
    <w:rsid w:val="00C433F5"/>
    <w:rsid w:val="00C44C27"/>
    <w:rsid w:val="00C44E2E"/>
    <w:rsid w:val="00C45336"/>
    <w:rsid w:val="00C4668D"/>
    <w:rsid w:val="00C466BB"/>
    <w:rsid w:val="00C4710E"/>
    <w:rsid w:val="00C4732E"/>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6033D"/>
    <w:rsid w:val="00C608FF"/>
    <w:rsid w:val="00C60A38"/>
    <w:rsid w:val="00C60CA1"/>
    <w:rsid w:val="00C61825"/>
    <w:rsid w:val="00C618E2"/>
    <w:rsid w:val="00C61EE8"/>
    <w:rsid w:val="00C6208F"/>
    <w:rsid w:val="00C62566"/>
    <w:rsid w:val="00C62FFC"/>
    <w:rsid w:val="00C633FA"/>
    <w:rsid w:val="00C63A9D"/>
    <w:rsid w:val="00C63E70"/>
    <w:rsid w:val="00C64DAD"/>
    <w:rsid w:val="00C6542B"/>
    <w:rsid w:val="00C65472"/>
    <w:rsid w:val="00C6577C"/>
    <w:rsid w:val="00C65A5B"/>
    <w:rsid w:val="00C65B67"/>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E1D"/>
    <w:rsid w:val="00C86A31"/>
    <w:rsid w:val="00C86D2D"/>
    <w:rsid w:val="00C873D2"/>
    <w:rsid w:val="00C877FF"/>
    <w:rsid w:val="00C878F2"/>
    <w:rsid w:val="00C87AE3"/>
    <w:rsid w:val="00C87F47"/>
    <w:rsid w:val="00C90628"/>
    <w:rsid w:val="00C921EB"/>
    <w:rsid w:val="00C9268F"/>
    <w:rsid w:val="00C92D50"/>
    <w:rsid w:val="00C9303D"/>
    <w:rsid w:val="00C932D1"/>
    <w:rsid w:val="00C93363"/>
    <w:rsid w:val="00C944ED"/>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44FA"/>
    <w:rsid w:val="00CA4809"/>
    <w:rsid w:val="00CA4FA5"/>
    <w:rsid w:val="00CA507B"/>
    <w:rsid w:val="00CA538D"/>
    <w:rsid w:val="00CA5E97"/>
    <w:rsid w:val="00CA6039"/>
    <w:rsid w:val="00CA624D"/>
    <w:rsid w:val="00CA747C"/>
    <w:rsid w:val="00CB037E"/>
    <w:rsid w:val="00CB07AD"/>
    <w:rsid w:val="00CB0A47"/>
    <w:rsid w:val="00CB10ED"/>
    <w:rsid w:val="00CB1295"/>
    <w:rsid w:val="00CB215D"/>
    <w:rsid w:val="00CB3877"/>
    <w:rsid w:val="00CB3C20"/>
    <w:rsid w:val="00CB4225"/>
    <w:rsid w:val="00CB459B"/>
    <w:rsid w:val="00CB54CE"/>
    <w:rsid w:val="00CB5514"/>
    <w:rsid w:val="00CB609F"/>
    <w:rsid w:val="00CB60FD"/>
    <w:rsid w:val="00CB6412"/>
    <w:rsid w:val="00CB7163"/>
    <w:rsid w:val="00CB7DA6"/>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68F"/>
    <w:rsid w:val="00CC4FE3"/>
    <w:rsid w:val="00CC5359"/>
    <w:rsid w:val="00CC57B7"/>
    <w:rsid w:val="00CC5E28"/>
    <w:rsid w:val="00CC6185"/>
    <w:rsid w:val="00CC68F0"/>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924"/>
    <w:rsid w:val="00CE03D6"/>
    <w:rsid w:val="00CE062B"/>
    <w:rsid w:val="00CE10B3"/>
    <w:rsid w:val="00CE185D"/>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5116"/>
    <w:rsid w:val="00CE5128"/>
    <w:rsid w:val="00CE5B84"/>
    <w:rsid w:val="00CE6052"/>
    <w:rsid w:val="00CE6193"/>
    <w:rsid w:val="00CE65A4"/>
    <w:rsid w:val="00CE6F09"/>
    <w:rsid w:val="00CE76EB"/>
    <w:rsid w:val="00CE7770"/>
    <w:rsid w:val="00CF0213"/>
    <w:rsid w:val="00CF0229"/>
    <w:rsid w:val="00CF04BB"/>
    <w:rsid w:val="00CF05DA"/>
    <w:rsid w:val="00CF069F"/>
    <w:rsid w:val="00CF0D10"/>
    <w:rsid w:val="00CF1748"/>
    <w:rsid w:val="00CF18E5"/>
    <w:rsid w:val="00CF1951"/>
    <w:rsid w:val="00CF1EFE"/>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B14"/>
    <w:rsid w:val="00D10E47"/>
    <w:rsid w:val="00D1165A"/>
    <w:rsid w:val="00D11777"/>
    <w:rsid w:val="00D11A38"/>
    <w:rsid w:val="00D11B27"/>
    <w:rsid w:val="00D11BF3"/>
    <w:rsid w:val="00D120F6"/>
    <w:rsid w:val="00D13102"/>
    <w:rsid w:val="00D13436"/>
    <w:rsid w:val="00D13902"/>
    <w:rsid w:val="00D13D48"/>
    <w:rsid w:val="00D13DFF"/>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108C"/>
    <w:rsid w:val="00D223FA"/>
    <w:rsid w:val="00D22A9F"/>
    <w:rsid w:val="00D22BDE"/>
    <w:rsid w:val="00D2306D"/>
    <w:rsid w:val="00D2472E"/>
    <w:rsid w:val="00D24B76"/>
    <w:rsid w:val="00D25495"/>
    <w:rsid w:val="00D259D3"/>
    <w:rsid w:val="00D26C53"/>
    <w:rsid w:val="00D27BBF"/>
    <w:rsid w:val="00D27EC6"/>
    <w:rsid w:val="00D30689"/>
    <w:rsid w:val="00D315EF"/>
    <w:rsid w:val="00D316FC"/>
    <w:rsid w:val="00D3178F"/>
    <w:rsid w:val="00D31D17"/>
    <w:rsid w:val="00D3212F"/>
    <w:rsid w:val="00D32133"/>
    <w:rsid w:val="00D32403"/>
    <w:rsid w:val="00D338EC"/>
    <w:rsid w:val="00D33A32"/>
    <w:rsid w:val="00D33D70"/>
    <w:rsid w:val="00D33F7E"/>
    <w:rsid w:val="00D3445B"/>
    <w:rsid w:val="00D34614"/>
    <w:rsid w:val="00D34974"/>
    <w:rsid w:val="00D34D07"/>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7C4"/>
    <w:rsid w:val="00D45595"/>
    <w:rsid w:val="00D457CA"/>
    <w:rsid w:val="00D45BB0"/>
    <w:rsid w:val="00D46F09"/>
    <w:rsid w:val="00D4764D"/>
    <w:rsid w:val="00D47FE9"/>
    <w:rsid w:val="00D50A6C"/>
    <w:rsid w:val="00D50BA7"/>
    <w:rsid w:val="00D518C7"/>
    <w:rsid w:val="00D51E62"/>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12AB"/>
    <w:rsid w:val="00D613A1"/>
    <w:rsid w:val="00D61A78"/>
    <w:rsid w:val="00D61BBE"/>
    <w:rsid w:val="00D61CB6"/>
    <w:rsid w:val="00D6355E"/>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F44"/>
    <w:rsid w:val="00D852A9"/>
    <w:rsid w:val="00D85AFC"/>
    <w:rsid w:val="00D85E4F"/>
    <w:rsid w:val="00D8601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311A"/>
    <w:rsid w:val="00D931DB"/>
    <w:rsid w:val="00D9352B"/>
    <w:rsid w:val="00D9381B"/>
    <w:rsid w:val="00D94A62"/>
    <w:rsid w:val="00D94B12"/>
    <w:rsid w:val="00D95AEF"/>
    <w:rsid w:val="00D96337"/>
    <w:rsid w:val="00D9670C"/>
    <w:rsid w:val="00D96B93"/>
    <w:rsid w:val="00D96D38"/>
    <w:rsid w:val="00D97442"/>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D4B"/>
    <w:rsid w:val="00DC1F5F"/>
    <w:rsid w:val="00DC20A1"/>
    <w:rsid w:val="00DC218B"/>
    <w:rsid w:val="00DC433A"/>
    <w:rsid w:val="00DC4BCE"/>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2B0"/>
    <w:rsid w:val="00DE0303"/>
    <w:rsid w:val="00DE092D"/>
    <w:rsid w:val="00DE0A06"/>
    <w:rsid w:val="00DE0BC3"/>
    <w:rsid w:val="00DE1229"/>
    <w:rsid w:val="00DE1363"/>
    <w:rsid w:val="00DE155D"/>
    <w:rsid w:val="00DE1A77"/>
    <w:rsid w:val="00DE2C58"/>
    <w:rsid w:val="00DE2F23"/>
    <w:rsid w:val="00DE3E50"/>
    <w:rsid w:val="00DE4009"/>
    <w:rsid w:val="00DE403B"/>
    <w:rsid w:val="00DE4615"/>
    <w:rsid w:val="00DE59A4"/>
    <w:rsid w:val="00DE5CA8"/>
    <w:rsid w:val="00DE5D3C"/>
    <w:rsid w:val="00DE61D5"/>
    <w:rsid w:val="00DE684B"/>
    <w:rsid w:val="00DE6940"/>
    <w:rsid w:val="00DE732B"/>
    <w:rsid w:val="00DE7FB6"/>
    <w:rsid w:val="00DF01CA"/>
    <w:rsid w:val="00DF0580"/>
    <w:rsid w:val="00DF0983"/>
    <w:rsid w:val="00DF0DCF"/>
    <w:rsid w:val="00DF104E"/>
    <w:rsid w:val="00DF204C"/>
    <w:rsid w:val="00DF24BE"/>
    <w:rsid w:val="00DF2CE1"/>
    <w:rsid w:val="00DF2E06"/>
    <w:rsid w:val="00DF31A4"/>
    <w:rsid w:val="00DF4754"/>
    <w:rsid w:val="00DF4B05"/>
    <w:rsid w:val="00DF4D66"/>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8A9"/>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4C2"/>
    <w:rsid w:val="00E10891"/>
    <w:rsid w:val="00E10A39"/>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343"/>
    <w:rsid w:val="00E1764D"/>
    <w:rsid w:val="00E17D41"/>
    <w:rsid w:val="00E17E96"/>
    <w:rsid w:val="00E21505"/>
    <w:rsid w:val="00E219F1"/>
    <w:rsid w:val="00E21C45"/>
    <w:rsid w:val="00E22209"/>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686"/>
    <w:rsid w:val="00E44AE0"/>
    <w:rsid w:val="00E44AF4"/>
    <w:rsid w:val="00E4539D"/>
    <w:rsid w:val="00E45578"/>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51C"/>
    <w:rsid w:val="00E55BE2"/>
    <w:rsid w:val="00E55ECF"/>
    <w:rsid w:val="00E56097"/>
    <w:rsid w:val="00E567A7"/>
    <w:rsid w:val="00E56A46"/>
    <w:rsid w:val="00E5703A"/>
    <w:rsid w:val="00E57EBD"/>
    <w:rsid w:val="00E609C0"/>
    <w:rsid w:val="00E60CC3"/>
    <w:rsid w:val="00E60D5B"/>
    <w:rsid w:val="00E61216"/>
    <w:rsid w:val="00E612F0"/>
    <w:rsid w:val="00E626B8"/>
    <w:rsid w:val="00E62A0C"/>
    <w:rsid w:val="00E6300E"/>
    <w:rsid w:val="00E632A8"/>
    <w:rsid w:val="00E635D4"/>
    <w:rsid w:val="00E64258"/>
    <w:rsid w:val="00E645EB"/>
    <w:rsid w:val="00E651C2"/>
    <w:rsid w:val="00E65573"/>
    <w:rsid w:val="00E66520"/>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74E6"/>
    <w:rsid w:val="00E775A0"/>
    <w:rsid w:val="00E8158A"/>
    <w:rsid w:val="00E8195E"/>
    <w:rsid w:val="00E81EE4"/>
    <w:rsid w:val="00E82365"/>
    <w:rsid w:val="00E8244C"/>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9E6"/>
    <w:rsid w:val="00EA2AEC"/>
    <w:rsid w:val="00EA300E"/>
    <w:rsid w:val="00EA34EE"/>
    <w:rsid w:val="00EA39B2"/>
    <w:rsid w:val="00EA3AAB"/>
    <w:rsid w:val="00EA3DA8"/>
    <w:rsid w:val="00EA443B"/>
    <w:rsid w:val="00EA5201"/>
    <w:rsid w:val="00EA5AB2"/>
    <w:rsid w:val="00EA73A9"/>
    <w:rsid w:val="00EA7EFE"/>
    <w:rsid w:val="00EB0857"/>
    <w:rsid w:val="00EB10A0"/>
    <w:rsid w:val="00EB128E"/>
    <w:rsid w:val="00EB1297"/>
    <w:rsid w:val="00EB17CA"/>
    <w:rsid w:val="00EB1BAC"/>
    <w:rsid w:val="00EB2BEE"/>
    <w:rsid w:val="00EB3243"/>
    <w:rsid w:val="00EB3DA3"/>
    <w:rsid w:val="00EB404F"/>
    <w:rsid w:val="00EB427A"/>
    <w:rsid w:val="00EB4E7E"/>
    <w:rsid w:val="00EB5019"/>
    <w:rsid w:val="00EB5110"/>
    <w:rsid w:val="00EB54F5"/>
    <w:rsid w:val="00EB5B1A"/>
    <w:rsid w:val="00EB5CB0"/>
    <w:rsid w:val="00EB64A2"/>
    <w:rsid w:val="00EB6931"/>
    <w:rsid w:val="00EB7698"/>
    <w:rsid w:val="00EB7A62"/>
    <w:rsid w:val="00EB7AF9"/>
    <w:rsid w:val="00EB7F2C"/>
    <w:rsid w:val="00EC01CD"/>
    <w:rsid w:val="00EC021E"/>
    <w:rsid w:val="00EC0515"/>
    <w:rsid w:val="00EC0A16"/>
    <w:rsid w:val="00EC1D37"/>
    <w:rsid w:val="00EC2508"/>
    <w:rsid w:val="00EC2596"/>
    <w:rsid w:val="00EC2BA3"/>
    <w:rsid w:val="00EC39B0"/>
    <w:rsid w:val="00EC464F"/>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D1D"/>
    <w:rsid w:val="00EE2ED8"/>
    <w:rsid w:val="00EE3A7D"/>
    <w:rsid w:val="00EE3AEE"/>
    <w:rsid w:val="00EE4C1A"/>
    <w:rsid w:val="00EE4F82"/>
    <w:rsid w:val="00EE5626"/>
    <w:rsid w:val="00EE565A"/>
    <w:rsid w:val="00EE5AD4"/>
    <w:rsid w:val="00EE6370"/>
    <w:rsid w:val="00EE686B"/>
    <w:rsid w:val="00EE68FE"/>
    <w:rsid w:val="00EE6D10"/>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50C"/>
    <w:rsid w:val="00F11A9F"/>
    <w:rsid w:val="00F11C61"/>
    <w:rsid w:val="00F11CC0"/>
    <w:rsid w:val="00F11D64"/>
    <w:rsid w:val="00F11EAA"/>
    <w:rsid w:val="00F11FB4"/>
    <w:rsid w:val="00F11FD1"/>
    <w:rsid w:val="00F1212F"/>
    <w:rsid w:val="00F12426"/>
    <w:rsid w:val="00F13825"/>
    <w:rsid w:val="00F14411"/>
    <w:rsid w:val="00F1470D"/>
    <w:rsid w:val="00F1553A"/>
    <w:rsid w:val="00F1679B"/>
    <w:rsid w:val="00F172D1"/>
    <w:rsid w:val="00F17A37"/>
    <w:rsid w:val="00F20082"/>
    <w:rsid w:val="00F202C0"/>
    <w:rsid w:val="00F20A81"/>
    <w:rsid w:val="00F20D31"/>
    <w:rsid w:val="00F20F75"/>
    <w:rsid w:val="00F222FB"/>
    <w:rsid w:val="00F22A2E"/>
    <w:rsid w:val="00F232FF"/>
    <w:rsid w:val="00F234ED"/>
    <w:rsid w:val="00F24293"/>
    <w:rsid w:val="00F24A68"/>
    <w:rsid w:val="00F2616B"/>
    <w:rsid w:val="00F267E9"/>
    <w:rsid w:val="00F271CF"/>
    <w:rsid w:val="00F27EB8"/>
    <w:rsid w:val="00F27EF5"/>
    <w:rsid w:val="00F303E2"/>
    <w:rsid w:val="00F30AAB"/>
    <w:rsid w:val="00F310EC"/>
    <w:rsid w:val="00F311B3"/>
    <w:rsid w:val="00F31F18"/>
    <w:rsid w:val="00F32087"/>
    <w:rsid w:val="00F325C3"/>
    <w:rsid w:val="00F32CE4"/>
    <w:rsid w:val="00F32F43"/>
    <w:rsid w:val="00F331FF"/>
    <w:rsid w:val="00F3354A"/>
    <w:rsid w:val="00F33B4F"/>
    <w:rsid w:val="00F33DF6"/>
    <w:rsid w:val="00F342F8"/>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B95"/>
    <w:rsid w:val="00F41BEB"/>
    <w:rsid w:val="00F4279B"/>
    <w:rsid w:val="00F42FDB"/>
    <w:rsid w:val="00F4400B"/>
    <w:rsid w:val="00F4543F"/>
    <w:rsid w:val="00F45F80"/>
    <w:rsid w:val="00F46FBA"/>
    <w:rsid w:val="00F47793"/>
    <w:rsid w:val="00F47871"/>
    <w:rsid w:val="00F47BD8"/>
    <w:rsid w:val="00F50706"/>
    <w:rsid w:val="00F50725"/>
    <w:rsid w:val="00F510DE"/>
    <w:rsid w:val="00F51295"/>
    <w:rsid w:val="00F513B0"/>
    <w:rsid w:val="00F516FB"/>
    <w:rsid w:val="00F51983"/>
    <w:rsid w:val="00F51FC9"/>
    <w:rsid w:val="00F52129"/>
    <w:rsid w:val="00F5269A"/>
    <w:rsid w:val="00F537B8"/>
    <w:rsid w:val="00F53DF1"/>
    <w:rsid w:val="00F54541"/>
    <w:rsid w:val="00F54A63"/>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0C0B"/>
    <w:rsid w:val="00F6138E"/>
    <w:rsid w:val="00F6175A"/>
    <w:rsid w:val="00F62164"/>
    <w:rsid w:val="00F623E2"/>
    <w:rsid w:val="00F62757"/>
    <w:rsid w:val="00F627F2"/>
    <w:rsid w:val="00F62CDB"/>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7C5"/>
    <w:rsid w:val="00F70825"/>
    <w:rsid w:val="00F717A1"/>
    <w:rsid w:val="00F72904"/>
    <w:rsid w:val="00F729DD"/>
    <w:rsid w:val="00F72B62"/>
    <w:rsid w:val="00F73A6B"/>
    <w:rsid w:val="00F73C49"/>
    <w:rsid w:val="00F73DDA"/>
    <w:rsid w:val="00F74332"/>
    <w:rsid w:val="00F74511"/>
    <w:rsid w:val="00F746B7"/>
    <w:rsid w:val="00F74DA0"/>
    <w:rsid w:val="00F74F59"/>
    <w:rsid w:val="00F7571E"/>
    <w:rsid w:val="00F75803"/>
    <w:rsid w:val="00F759A5"/>
    <w:rsid w:val="00F764EA"/>
    <w:rsid w:val="00F765AE"/>
    <w:rsid w:val="00F7693F"/>
    <w:rsid w:val="00F77275"/>
    <w:rsid w:val="00F77874"/>
    <w:rsid w:val="00F77F95"/>
    <w:rsid w:val="00F80D84"/>
    <w:rsid w:val="00F812E6"/>
    <w:rsid w:val="00F817AA"/>
    <w:rsid w:val="00F81E77"/>
    <w:rsid w:val="00F81E98"/>
    <w:rsid w:val="00F821C9"/>
    <w:rsid w:val="00F824F2"/>
    <w:rsid w:val="00F82BEE"/>
    <w:rsid w:val="00F8490C"/>
    <w:rsid w:val="00F84A0B"/>
    <w:rsid w:val="00F84EEC"/>
    <w:rsid w:val="00F852C8"/>
    <w:rsid w:val="00F8586B"/>
    <w:rsid w:val="00F85914"/>
    <w:rsid w:val="00F85A4B"/>
    <w:rsid w:val="00F860E7"/>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42F1"/>
    <w:rsid w:val="00FA4952"/>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EB8"/>
    <w:rsid w:val="00FC50F4"/>
    <w:rsid w:val="00FC52F3"/>
    <w:rsid w:val="00FC53A0"/>
    <w:rsid w:val="00FC5C76"/>
    <w:rsid w:val="00FC637B"/>
    <w:rsid w:val="00FC65D0"/>
    <w:rsid w:val="00FC697C"/>
    <w:rsid w:val="00FC76AE"/>
    <w:rsid w:val="00FC7C96"/>
    <w:rsid w:val="00FC7FCA"/>
    <w:rsid w:val="00FD0482"/>
    <w:rsid w:val="00FD0B0D"/>
    <w:rsid w:val="00FD0FD5"/>
    <w:rsid w:val="00FD133D"/>
    <w:rsid w:val="00FD13BF"/>
    <w:rsid w:val="00FD146E"/>
    <w:rsid w:val="00FD147D"/>
    <w:rsid w:val="00FD14A9"/>
    <w:rsid w:val="00FD187F"/>
    <w:rsid w:val="00FD1D3C"/>
    <w:rsid w:val="00FD2532"/>
    <w:rsid w:val="00FD3E4B"/>
    <w:rsid w:val="00FD585A"/>
    <w:rsid w:val="00FD5900"/>
    <w:rsid w:val="00FD62F8"/>
    <w:rsid w:val="00FD680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514A"/>
    <w:rsid w:val="00FE515C"/>
    <w:rsid w:val="00FE57F6"/>
    <w:rsid w:val="00FE70F1"/>
    <w:rsid w:val="00FE7727"/>
    <w:rsid w:val="00FF1A64"/>
    <w:rsid w:val="00FF1B7C"/>
    <w:rsid w:val="00FF1F97"/>
    <w:rsid w:val="00FF2163"/>
    <w:rsid w:val="00FF24F3"/>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62E584AA-3DA4-4721-872E-31F9C9B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14970"/>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microsoft.com/office/2011/relationships/people" Target="peop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2" ma:contentTypeDescription="新建文档。" ma:contentTypeScope="" ma:versionID="3dd12f097a664388af7c7ed37b7f1677">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67c07fb3e546643451b6621acfe4996e"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5.xml><?xml version="1.0" encoding="utf-8"?>
<ds:datastoreItem xmlns:ds="http://schemas.openxmlformats.org/officeDocument/2006/customXml" ds:itemID="{5730AC22-DEEC-4FF2-B75F-B271AD4A01D0}"/>
</file>

<file path=docProps/app.xml><?xml version="1.0" encoding="utf-8"?>
<Properties xmlns="http://schemas.openxmlformats.org/officeDocument/2006/extended-properties" xmlns:vt="http://schemas.openxmlformats.org/officeDocument/2006/docPropsVTypes">
  <Template>PRD Template.dot</Template>
  <TotalTime>0</TotalTime>
  <Pages>19</Pages>
  <Words>2141</Words>
  <Characters>12206</Characters>
  <Application>Microsoft Office Word</Application>
  <DocSecurity>0</DocSecurity>
  <Lines>101</Lines>
  <Paragraphs>28</Paragraphs>
  <ScaleCrop>false</ScaleCrop>
  <Company/>
  <LinksUpToDate>false</LinksUpToDate>
  <CharactersWithSpaces>14319</CharactersWithSpaces>
  <SharedDoc>false</SharedDoc>
  <HLinks>
    <vt:vector size="186"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Yang Zhen SGH CDAY223</cp:lastModifiedBy>
  <cp:revision>170</cp:revision>
  <cp:lastPrinted>2025-08-14T18:50:00Z</cp:lastPrinted>
  <dcterms:created xsi:type="dcterms:W3CDTF">2025-12-24T05:48:00Z</dcterms:created>
  <dcterms:modified xsi:type="dcterms:W3CDTF">2026-03-02T07:43:00Z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